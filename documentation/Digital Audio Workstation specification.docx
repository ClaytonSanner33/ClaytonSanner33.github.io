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8E2AA" w14:textId="77777777" w:rsidR="00327F36" w:rsidRDefault="00353690">
      <w:pPr>
        <w:spacing w:line="480" w:lineRule="auto"/>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Digital Audio Workstation</w:t>
      </w:r>
    </w:p>
    <w:p w14:paraId="282C4B48" w14:textId="77777777" w:rsidR="00327F36" w:rsidRDefault="00353690">
      <w:pPr>
        <w:spacing w:line="480" w:lineRule="auto"/>
        <w:jc w:val="center"/>
        <w:rPr>
          <w:rFonts w:ascii="Times New Roman" w:eastAsia="Times New Roman" w:hAnsi="Times New Roman" w:cs="Times New Roman"/>
          <w:sz w:val="36"/>
          <w:szCs w:val="36"/>
        </w:rPr>
      </w:pPr>
      <w:proofErr w:type="spellStart"/>
      <w:r>
        <w:rPr>
          <w:rFonts w:ascii="Times New Roman" w:eastAsia="Times New Roman" w:hAnsi="Times New Roman" w:cs="Times New Roman"/>
          <w:sz w:val="36"/>
          <w:szCs w:val="36"/>
        </w:rPr>
        <w:t>Pennwest</w:t>
      </w:r>
      <w:proofErr w:type="spellEnd"/>
      <w:r>
        <w:rPr>
          <w:rFonts w:ascii="Times New Roman" w:eastAsia="Times New Roman" w:hAnsi="Times New Roman" w:cs="Times New Roman"/>
          <w:sz w:val="36"/>
          <w:szCs w:val="36"/>
        </w:rPr>
        <w:t xml:space="preserve"> California</w:t>
      </w:r>
    </w:p>
    <w:p w14:paraId="4650D37C" w14:textId="77777777" w:rsidR="00327F36" w:rsidRDefault="00327F36">
      <w:pPr>
        <w:spacing w:line="480" w:lineRule="auto"/>
        <w:jc w:val="center"/>
        <w:rPr>
          <w:rFonts w:ascii="Times New Roman" w:eastAsia="Times New Roman" w:hAnsi="Times New Roman" w:cs="Times New Roman"/>
          <w:sz w:val="36"/>
          <w:szCs w:val="36"/>
        </w:rPr>
      </w:pPr>
    </w:p>
    <w:p w14:paraId="25CE1D15" w14:textId="77777777" w:rsidR="00327F36" w:rsidRDefault="00327F36">
      <w:pPr>
        <w:spacing w:line="480" w:lineRule="auto"/>
        <w:rPr>
          <w:rFonts w:ascii="Times New Roman" w:eastAsia="Times New Roman" w:hAnsi="Times New Roman" w:cs="Times New Roman"/>
          <w:sz w:val="36"/>
          <w:szCs w:val="36"/>
        </w:rPr>
      </w:pPr>
    </w:p>
    <w:p w14:paraId="6F3E6AB8" w14:textId="77777777" w:rsidR="00327F36" w:rsidRDefault="00353690">
      <w:pPr>
        <w:spacing w:line="480" w:lineRule="auto"/>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Specification Document</w:t>
      </w:r>
    </w:p>
    <w:p w14:paraId="4891089C" w14:textId="77777777" w:rsidR="00327F36" w:rsidRDefault="00327F36">
      <w:pPr>
        <w:spacing w:line="480" w:lineRule="auto"/>
        <w:jc w:val="center"/>
        <w:rPr>
          <w:rFonts w:ascii="Times New Roman" w:eastAsia="Times New Roman" w:hAnsi="Times New Roman" w:cs="Times New Roman"/>
          <w:sz w:val="40"/>
          <w:szCs w:val="40"/>
        </w:rPr>
      </w:pPr>
    </w:p>
    <w:p w14:paraId="7F041492" w14:textId="77777777" w:rsidR="00327F36" w:rsidRDefault="00327F36">
      <w:pPr>
        <w:spacing w:line="480" w:lineRule="auto"/>
        <w:jc w:val="center"/>
        <w:rPr>
          <w:rFonts w:ascii="Times New Roman" w:eastAsia="Times New Roman" w:hAnsi="Times New Roman" w:cs="Times New Roman"/>
          <w:sz w:val="40"/>
          <w:szCs w:val="40"/>
        </w:rPr>
      </w:pPr>
    </w:p>
    <w:p w14:paraId="5A962551" w14:textId="77777777" w:rsidR="00327F36" w:rsidRDefault="00327F36">
      <w:pPr>
        <w:spacing w:line="480" w:lineRule="auto"/>
        <w:rPr>
          <w:rFonts w:ascii="Times New Roman" w:eastAsia="Times New Roman" w:hAnsi="Times New Roman" w:cs="Times New Roman"/>
          <w:sz w:val="40"/>
          <w:szCs w:val="40"/>
        </w:rPr>
      </w:pPr>
    </w:p>
    <w:p w14:paraId="4D226D11" w14:textId="77777777" w:rsidR="00327F36" w:rsidRDefault="0035369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CSC 4900 – Senior Project I</w:t>
      </w:r>
    </w:p>
    <w:p w14:paraId="3CBEFA72" w14:textId="77777777" w:rsidR="00327F36" w:rsidRDefault="00327F36">
      <w:pPr>
        <w:spacing w:line="480" w:lineRule="auto"/>
        <w:jc w:val="center"/>
        <w:rPr>
          <w:rFonts w:ascii="Times New Roman" w:eastAsia="Times New Roman" w:hAnsi="Times New Roman" w:cs="Times New Roman"/>
          <w:sz w:val="28"/>
          <w:szCs w:val="28"/>
        </w:rPr>
      </w:pPr>
    </w:p>
    <w:p w14:paraId="059AB605" w14:textId="77777777" w:rsidR="00327F36" w:rsidRDefault="00353690">
      <w:pPr>
        <w:spacing w:line="480" w:lineRule="auto"/>
        <w:jc w:val="center"/>
        <w:rPr>
          <w:rFonts w:ascii="Times New Roman" w:eastAsia="Times New Roman" w:hAnsi="Times New Roman" w:cs="Times New Roman"/>
        </w:rPr>
      </w:pPr>
      <w:r>
        <w:rPr>
          <w:rFonts w:ascii="Times New Roman" w:eastAsia="Times New Roman" w:hAnsi="Times New Roman" w:cs="Times New Roman"/>
        </w:rPr>
        <w:t>Group Members</w:t>
      </w:r>
    </w:p>
    <w:p w14:paraId="1B457FB0" w14:textId="77777777" w:rsidR="00327F36" w:rsidRDefault="00353690">
      <w:pPr>
        <w:spacing w:line="480" w:lineRule="auto"/>
        <w:jc w:val="center"/>
        <w:rPr>
          <w:rFonts w:ascii="Times New Roman" w:eastAsia="Times New Roman" w:hAnsi="Times New Roman" w:cs="Times New Roman"/>
        </w:rPr>
      </w:pPr>
      <w:r>
        <w:rPr>
          <w:rFonts w:ascii="Times New Roman" w:eastAsia="Times New Roman" w:hAnsi="Times New Roman" w:cs="Times New Roman"/>
        </w:rPr>
        <w:t>Clayton Sanner</w:t>
      </w:r>
    </w:p>
    <w:p w14:paraId="54403A4F" w14:textId="77777777" w:rsidR="00327F36" w:rsidRDefault="00353690">
      <w:pPr>
        <w:spacing w:line="480" w:lineRule="auto"/>
        <w:jc w:val="center"/>
        <w:rPr>
          <w:rFonts w:ascii="Times New Roman" w:eastAsia="Times New Roman" w:hAnsi="Times New Roman" w:cs="Times New Roman"/>
        </w:rPr>
      </w:pPr>
      <w:r>
        <w:rPr>
          <w:rFonts w:ascii="Times New Roman" w:eastAsia="Times New Roman" w:hAnsi="Times New Roman" w:cs="Times New Roman"/>
        </w:rPr>
        <w:t>Brandon Smith</w:t>
      </w:r>
    </w:p>
    <w:p w14:paraId="3F09CB75" w14:textId="77777777" w:rsidR="00327F36" w:rsidRDefault="00353690">
      <w:pPr>
        <w:spacing w:line="480" w:lineRule="auto"/>
        <w:jc w:val="center"/>
        <w:rPr>
          <w:rFonts w:ascii="Times New Roman" w:eastAsia="Times New Roman" w:hAnsi="Times New Roman" w:cs="Times New Roman"/>
        </w:rPr>
      </w:pPr>
      <w:r>
        <w:rPr>
          <w:rFonts w:ascii="Times New Roman" w:eastAsia="Times New Roman" w:hAnsi="Times New Roman" w:cs="Times New Roman"/>
        </w:rPr>
        <w:t>Alice Bruce</w:t>
      </w:r>
    </w:p>
    <w:p w14:paraId="75CF0A69" w14:textId="1A26B2E8" w:rsidR="00327F36" w:rsidRDefault="00353690">
      <w:pPr>
        <w:spacing w:line="48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Instructor Comments/Evaluation</w:t>
      </w:r>
      <w:r w:rsidR="009F2234">
        <w:rPr>
          <w:rFonts w:ascii="Times New Roman" w:eastAsia="Times New Roman" w:hAnsi="Times New Roman" w:cs="Times New Roman"/>
          <w:sz w:val="36"/>
          <w:szCs w:val="36"/>
        </w:rPr>
        <w:t xml:space="preserve"> </w:t>
      </w:r>
      <w:r w:rsidR="009F2234" w:rsidRPr="009F2234">
        <w:rPr>
          <w:rFonts w:ascii="Times New Roman" w:eastAsia="Times New Roman" w:hAnsi="Times New Roman" w:cs="Times New Roman"/>
          <w:color w:val="FF0000"/>
          <w:sz w:val="36"/>
          <w:szCs w:val="36"/>
        </w:rPr>
        <w:t>9</w:t>
      </w:r>
      <w:r w:rsidR="00F9787A">
        <w:rPr>
          <w:rFonts w:ascii="Times New Roman" w:eastAsia="Times New Roman" w:hAnsi="Times New Roman" w:cs="Times New Roman"/>
          <w:color w:val="FF0000"/>
          <w:sz w:val="36"/>
          <w:szCs w:val="36"/>
        </w:rPr>
        <w:t>2</w:t>
      </w:r>
    </w:p>
    <w:p w14:paraId="6BA2D8F7" w14:textId="77777777" w:rsidR="009F2234" w:rsidRPr="00230297" w:rsidRDefault="009F2234" w:rsidP="009F2234">
      <w:pPr>
        <w:spacing w:line="240" w:lineRule="auto"/>
        <w:rPr>
          <w:rFonts w:ascii="Times New Roman" w:eastAsia="Times New Roman" w:hAnsi="Times New Roman" w:cs="Times New Roman"/>
          <w:color w:val="FF0000"/>
        </w:rPr>
      </w:pPr>
      <w:proofErr w:type="gramStart"/>
      <w:r w:rsidRPr="00230297">
        <w:rPr>
          <w:rFonts w:ascii="Times New Roman" w:eastAsia="Times New Roman" w:hAnsi="Times New Roman" w:cs="Times New Roman"/>
          <w:color w:val="FF0000"/>
        </w:rPr>
        <w:t>Overall</w:t>
      </w:r>
      <w:proofErr w:type="gramEnd"/>
      <w:r w:rsidRPr="00230297">
        <w:rPr>
          <w:rFonts w:ascii="Times New Roman" w:eastAsia="Times New Roman" w:hAnsi="Times New Roman" w:cs="Times New Roman"/>
          <w:color w:val="FF0000"/>
        </w:rPr>
        <w:t xml:space="preserve"> a great specification document that included all required components.</w:t>
      </w:r>
    </w:p>
    <w:p w14:paraId="616A5ED2" w14:textId="35E62B8B" w:rsidR="009F2234" w:rsidRDefault="009F2234" w:rsidP="009F2234">
      <w:pPr>
        <w:spacing w:line="240" w:lineRule="auto"/>
        <w:rPr>
          <w:rFonts w:ascii="Times New Roman" w:eastAsia="Times New Roman" w:hAnsi="Times New Roman" w:cs="Times New Roman"/>
          <w:color w:val="FF0000"/>
        </w:rPr>
      </w:pPr>
      <w:r w:rsidRPr="003F499F">
        <w:rPr>
          <w:rFonts w:ascii="Times New Roman" w:eastAsia="Times New Roman" w:hAnsi="Times New Roman" w:cs="Times New Roman"/>
          <w:color w:val="FF0000"/>
        </w:rPr>
        <w:t xml:space="preserve">User </w:t>
      </w:r>
      <w:r w:rsidR="00D80F0E">
        <w:rPr>
          <w:rFonts w:ascii="Times New Roman" w:eastAsia="Times New Roman" w:hAnsi="Times New Roman" w:cs="Times New Roman"/>
          <w:color w:val="FF0000"/>
        </w:rPr>
        <w:t xml:space="preserve">interaction, user cases and scenarios </w:t>
      </w:r>
      <w:r>
        <w:rPr>
          <w:rFonts w:ascii="Times New Roman" w:eastAsia="Times New Roman" w:hAnsi="Times New Roman" w:cs="Times New Roman"/>
          <w:color w:val="FF0000"/>
        </w:rPr>
        <w:t xml:space="preserve">were clearly specified. </w:t>
      </w:r>
      <w:r w:rsidR="00D112FE">
        <w:rPr>
          <w:rFonts w:ascii="Times New Roman" w:eastAsia="Times New Roman" w:hAnsi="Times New Roman" w:cs="Times New Roman"/>
          <w:color w:val="FF0000"/>
        </w:rPr>
        <w:t>C</w:t>
      </w:r>
      <w:r>
        <w:rPr>
          <w:rFonts w:ascii="Times New Roman" w:eastAsia="Times New Roman" w:hAnsi="Times New Roman" w:cs="Times New Roman"/>
          <w:color w:val="FF0000"/>
        </w:rPr>
        <w:t xml:space="preserve">lass diagrams were well </w:t>
      </w:r>
      <w:r w:rsidR="00D112FE">
        <w:rPr>
          <w:rFonts w:ascii="Times New Roman" w:eastAsia="Times New Roman" w:hAnsi="Times New Roman" w:cs="Times New Roman"/>
          <w:color w:val="FF0000"/>
        </w:rPr>
        <w:t>presented</w:t>
      </w:r>
      <w:r>
        <w:rPr>
          <w:rFonts w:ascii="Times New Roman" w:eastAsia="Times New Roman" w:hAnsi="Times New Roman" w:cs="Times New Roman"/>
          <w:color w:val="FF0000"/>
        </w:rPr>
        <w:t xml:space="preserve">. </w:t>
      </w:r>
      <w:r w:rsidR="0010142B">
        <w:rPr>
          <w:rFonts w:ascii="Times New Roman" w:eastAsia="Times New Roman" w:hAnsi="Times New Roman" w:cs="Times New Roman"/>
          <w:color w:val="FF0000"/>
        </w:rPr>
        <w:t xml:space="preserve">User acceptance criteria were </w:t>
      </w:r>
      <w:r w:rsidR="0010584C">
        <w:rPr>
          <w:rFonts w:ascii="Times New Roman" w:eastAsia="Times New Roman" w:hAnsi="Times New Roman" w:cs="Times New Roman"/>
          <w:color w:val="FF0000"/>
        </w:rPr>
        <w:t>listed in a good format.</w:t>
      </w:r>
    </w:p>
    <w:p w14:paraId="48C493DA" w14:textId="27117C50" w:rsidR="009F2234" w:rsidRDefault="009F2234" w:rsidP="009F2234">
      <w:pPr>
        <w:spacing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References were included in a good format.</w:t>
      </w:r>
    </w:p>
    <w:p w14:paraId="027367B0" w14:textId="77777777" w:rsidR="00D80F0E" w:rsidRDefault="00D80F0E" w:rsidP="009F2234">
      <w:pPr>
        <w:spacing w:line="240" w:lineRule="auto"/>
        <w:rPr>
          <w:rFonts w:ascii="Times New Roman" w:eastAsia="Times New Roman" w:hAnsi="Times New Roman" w:cs="Times New Roman"/>
          <w:color w:val="FF0000"/>
        </w:rPr>
      </w:pPr>
    </w:p>
    <w:p w14:paraId="2C2B4755" w14:textId="49920916" w:rsidR="009F2234" w:rsidRDefault="009F2234" w:rsidP="009F2234">
      <w:pPr>
        <w:spacing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Things to improve:</w:t>
      </w:r>
    </w:p>
    <w:p w14:paraId="138A694D" w14:textId="77777777" w:rsidR="00D80F0E" w:rsidRPr="00F9787A" w:rsidRDefault="00D80F0E" w:rsidP="00F9787A">
      <w:pPr>
        <w:pStyle w:val="ListParagraph"/>
        <w:numPr>
          <w:ilvl w:val="0"/>
          <w:numId w:val="7"/>
        </w:numPr>
        <w:spacing w:line="240" w:lineRule="auto"/>
        <w:rPr>
          <w:rFonts w:ascii="Times New Roman" w:eastAsia="Times New Roman" w:hAnsi="Times New Roman" w:cs="Times New Roman"/>
          <w:color w:val="FF0000"/>
        </w:rPr>
      </w:pPr>
      <w:r w:rsidRPr="00F9787A">
        <w:rPr>
          <w:rFonts w:ascii="Times New Roman" w:eastAsia="Times New Roman" w:hAnsi="Times New Roman" w:cs="Times New Roman"/>
          <w:color w:val="FF0000"/>
        </w:rPr>
        <w:t>Sequential diagram needs improvement.</w:t>
      </w:r>
    </w:p>
    <w:p w14:paraId="5626EF2B" w14:textId="3FF66FF0" w:rsidR="009F2234" w:rsidRPr="00F9787A" w:rsidRDefault="00D80F0E" w:rsidP="00F9787A">
      <w:pPr>
        <w:pStyle w:val="ListParagraph"/>
        <w:numPr>
          <w:ilvl w:val="0"/>
          <w:numId w:val="7"/>
        </w:numPr>
        <w:spacing w:line="240" w:lineRule="auto"/>
        <w:rPr>
          <w:rFonts w:ascii="Times New Roman" w:eastAsia="Times New Roman" w:hAnsi="Times New Roman" w:cs="Times New Roman"/>
          <w:color w:val="FF0000"/>
        </w:rPr>
      </w:pPr>
      <w:r w:rsidRPr="00F9787A">
        <w:rPr>
          <w:rFonts w:ascii="Times New Roman" w:eastAsia="Times New Roman" w:hAnsi="Times New Roman" w:cs="Times New Roman"/>
          <w:color w:val="FF0000"/>
        </w:rPr>
        <w:t xml:space="preserve">Missing some citation e.g., Smith B </w:t>
      </w:r>
      <w:proofErr w:type="spellStart"/>
      <w:r w:rsidRPr="00F9787A">
        <w:rPr>
          <w:rFonts w:ascii="Times New Roman" w:eastAsia="Times New Roman" w:hAnsi="Times New Roman" w:cs="Times New Roman"/>
          <w:color w:val="FF0000"/>
        </w:rPr>
        <w:t>spotify</w:t>
      </w:r>
      <w:proofErr w:type="spellEnd"/>
    </w:p>
    <w:p w14:paraId="2FA332EA" w14:textId="77777777" w:rsidR="00F9787A" w:rsidRDefault="00F9787A" w:rsidP="009F2234">
      <w:pPr>
        <w:spacing w:line="240" w:lineRule="auto"/>
        <w:rPr>
          <w:rFonts w:ascii="Times New Roman" w:eastAsia="Times New Roman" w:hAnsi="Times New Roman" w:cs="Times New Roman"/>
          <w:color w:val="FF0000"/>
        </w:rPr>
      </w:pPr>
    </w:p>
    <w:p w14:paraId="2EB21AF1" w14:textId="3F0B4D59" w:rsidR="009F2234" w:rsidRPr="003F499F" w:rsidRDefault="009F2234" w:rsidP="009F2234">
      <w:pPr>
        <w:spacing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See other comments in text.</w:t>
      </w:r>
    </w:p>
    <w:p w14:paraId="22CF6637" w14:textId="77777777" w:rsidR="00327F36" w:rsidRDefault="00327F36" w:rsidP="00763D89">
      <w:pPr>
        <w:spacing w:line="480" w:lineRule="auto"/>
        <w:rPr>
          <w:rFonts w:ascii="Times New Roman" w:eastAsia="Times New Roman" w:hAnsi="Times New Roman" w:cs="Times New Roman"/>
          <w:sz w:val="36"/>
          <w:szCs w:val="36"/>
        </w:rPr>
      </w:pPr>
    </w:p>
    <w:p w14:paraId="0991206E" w14:textId="77777777" w:rsidR="00327F36" w:rsidRDefault="00327F36">
      <w:pPr>
        <w:spacing w:line="480" w:lineRule="auto"/>
        <w:jc w:val="center"/>
        <w:rPr>
          <w:rFonts w:ascii="Times New Roman" w:eastAsia="Times New Roman" w:hAnsi="Times New Roman" w:cs="Times New Roman"/>
          <w:sz w:val="36"/>
          <w:szCs w:val="36"/>
        </w:rPr>
      </w:pPr>
    </w:p>
    <w:p w14:paraId="1F95C446" w14:textId="77777777" w:rsidR="00327F36" w:rsidRDefault="00327F36">
      <w:pPr>
        <w:spacing w:line="480" w:lineRule="auto"/>
        <w:jc w:val="center"/>
        <w:rPr>
          <w:rFonts w:ascii="Times New Roman" w:eastAsia="Times New Roman" w:hAnsi="Times New Roman" w:cs="Times New Roman"/>
          <w:sz w:val="36"/>
          <w:szCs w:val="36"/>
        </w:rPr>
      </w:pPr>
    </w:p>
    <w:p w14:paraId="4F9780A1" w14:textId="77777777" w:rsidR="00327F36" w:rsidRDefault="00327F36">
      <w:pPr>
        <w:spacing w:line="480" w:lineRule="auto"/>
        <w:jc w:val="center"/>
        <w:rPr>
          <w:rFonts w:ascii="Times New Roman" w:eastAsia="Times New Roman" w:hAnsi="Times New Roman" w:cs="Times New Roman"/>
          <w:sz w:val="36"/>
          <w:szCs w:val="36"/>
        </w:rPr>
      </w:pPr>
    </w:p>
    <w:p w14:paraId="022E7A1B" w14:textId="77777777" w:rsidR="00327F36" w:rsidRDefault="00327F36">
      <w:pPr>
        <w:spacing w:line="480" w:lineRule="auto"/>
        <w:jc w:val="center"/>
        <w:rPr>
          <w:rFonts w:ascii="Times New Roman" w:eastAsia="Times New Roman" w:hAnsi="Times New Roman" w:cs="Times New Roman"/>
          <w:sz w:val="36"/>
          <w:szCs w:val="36"/>
        </w:rPr>
      </w:pPr>
    </w:p>
    <w:p w14:paraId="4C0F1A93" w14:textId="77777777" w:rsidR="00327F36" w:rsidRDefault="00327F36">
      <w:pPr>
        <w:spacing w:line="480" w:lineRule="auto"/>
        <w:jc w:val="center"/>
        <w:rPr>
          <w:rFonts w:ascii="Times New Roman" w:eastAsia="Times New Roman" w:hAnsi="Times New Roman" w:cs="Times New Roman"/>
          <w:sz w:val="36"/>
          <w:szCs w:val="36"/>
        </w:rPr>
      </w:pPr>
    </w:p>
    <w:p w14:paraId="7A7B5F27" w14:textId="77777777" w:rsidR="00327F36" w:rsidRDefault="00327F36">
      <w:pPr>
        <w:spacing w:line="480" w:lineRule="auto"/>
        <w:jc w:val="center"/>
        <w:rPr>
          <w:rFonts w:ascii="Times New Roman" w:eastAsia="Times New Roman" w:hAnsi="Times New Roman" w:cs="Times New Roman"/>
          <w:sz w:val="36"/>
          <w:szCs w:val="36"/>
        </w:rPr>
      </w:pPr>
    </w:p>
    <w:p w14:paraId="69FE65A2" w14:textId="77777777" w:rsidR="00327F36" w:rsidRDefault="00327F36">
      <w:pPr>
        <w:spacing w:line="480" w:lineRule="auto"/>
        <w:jc w:val="center"/>
        <w:rPr>
          <w:rFonts w:ascii="Times New Roman" w:eastAsia="Times New Roman" w:hAnsi="Times New Roman" w:cs="Times New Roman"/>
          <w:sz w:val="36"/>
          <w:szCs w:val="36"/>
        </w:rPr>
      </w:pPr>
    </w:p>
    <w:p w14:paraId="5F8DEB77" w14:textId="77777777" w:rsidR="00327F36" w:rsidRDefault="00327F36">
      <w:pPr>
        <w:spacing w:line="480" w:lineRule="auto"/>
        <w:jc w:val="center"/>
        <w:rPr>
          <w:rFonts w:ascii="Times New Roman" w:eastAsia="Times New Roman" w:hAnsi="Times New Roman" w:cs="Times New Roman"/>
          <w:sz w:val="36"/>
          <w:szCs w:val="36"/>
        </w:rPr>
      </w:pPr>
    </w:p>
    <w:p w14:paraId="628F187C" w14:textId="77777777" w:rsidR="00327F36" w:rsidRDefault="00327F36">
      <w:pPr>
        <w:spacing w:line="480" w:lineRule="auto"/>
        <w:jc w:val="center"/>
        <w:rPr>
          <w:rFonts w:ascii="Times New Roman" w:eastAsia="Times New Roman" w:hAnsi="Times New Roman" w:cs="Times New Roman"/>
          <w:sz w:val="36"/>
          <w:szCs w:val="36"/>
        </w:rPr>
      </w:pPr>
    </w:p>
    <w:p w14:paraId="26AB283D" w14:textId="77777777" w:rsidR="00327F36" w:rsidRDefault="00327F36">
      <w:pPr>
        <w:spacing w:line="480" w:lineRule="auto"/>
        <w:jc w:val="center"/>
        <w:rPr>
          <w:rFonts w:ascii="Times New Roman" w:eastAsia="Times New Roman" w:hAnsi="Times New Roman" w:cs="Times New Roman"/>
          <w:sz w:val="36"/>
          <w:szCs w:val="36"/>
        </w:rPr>
      </w:pPr>
    </w:p>
    <w:p w14:paraId="0F3361D0" w14:textId="77777777" w:rsidR="00327F36" w:rsidRDefault="00327F36">
      <w:pPr>
        <w:spacing w:line="480" w:lineRule="auto"/>
        <w:jc w:val="center"/>
        <w:rPr>
          <w:rFonts w:ascii="Times New Roman" w:eastAsia="Times New Roman" w:hAnsi="Times New Roman" w:cs="Times New Roman"/>
          <w:sz w:val="36"/>
          <w:szCs w:val="36"/>
        </w:rPr>
      </w:pPr>
    </w:p>
    <w:p w14:paraId="413C1E23" w14:textId="77777777" w:rsidR="00327F36" w:rsidRDefault="00353690">
      <w:pPr>
        <w:spacing w:line="48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Table of Contents</w:t>
      </w:r>
    </w:p>
    <w:p w14:paraId="3A5CF9AF" w14:textId="079AF064"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Abstract---------------------------------------------------------------------------------------------------------</w:t>
      </w:r>
      <w:r w:rsidR="00D70883">
        <w:rPr>
          <w:rFonts w:ascii="Times New Roman" w:eastAsia="Times New Roman" w:hAnsi="Times New Roman" w:cs="Times New Roman"/>
        </w:rPr>
        <w:t>5</w:t>
      </w:r>
    </w:p>
    <w:p w14:paraId="1BE387AB" w14:textId="5E04E7E5"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Document Description----------------------------------------------------------------------------------------</w:t>
      </w:r>
      <w:r w:rsidR="00D70883">
        <w:rPr>
          <w:rFonts w:ascii="Times New Roman" w:eastAsia="Times New Roman" w:hAnsi="Times New Roman" w:cs="Times New Roman"/>
        </w:rPr>
        <w:t>5</w:t>
      </w:r>
    </w:p>
    <w:p w14:paraId="02D85D7A" w14:textId="7D41258A" w:rsidR="00327F36" w:rsidRDefault="0035369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Purpose and </w:t>
      </w:r>
      <w:proofErr w:type="gramStart"/>
      <w:r>
        <w:rPr>
          <w:rFonts w:ascii="Times New Roman" w:eastAsia="Times New Roman" w:hAnsi="Times New Roman" w:cs="Times New Roman"/>
        </w:rPr>
        <w:t>Use-</w:t>
      </w:r>
      <w:proofErr w:type="gramEnd"/>
      <w:r>
        <w:rPr>
          <w:rFonts w:ascii="Times New Roman" w:eastAsia="Times New Roman" w:hAnsi="Times New Roman" w:cs="Times New Roman"/>
        </w:rPr>
        <w:t>-------------------------------------------------------------------------------------</w:t>
      </w:r>
      <w:r w:rsidR="00D70883">
        <w:rPr>
          <w:rFonts w:ascii="Times New Roman" w:eastAsia="Times New Roman" w:hAnsi="Times New Roman" w:cs="Times New Roman"/>
        </w:rPr>
        <w:t>5</w:t>
      </w:r>
    </w:p>
    <w:p w14:paraId="4186C732" w14:textId="474A07CF" w:rsidR="00327F36" w:rsidRDefault="0035369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Intended </w:t>
      </w:r>
      <w:proofErr w:type="gramStart"/>
      <w:r>
        <w:rPr>
          <w:rFonts w:ascii="Times New Roman" w:eastAsia="Times New Roman" w:hAnsi="Times New Roman" w:cs="Times New Roman"/>
        </w:rPr>
        <w:t>Audience-</w:t>
      </w:r>
      <w:proofErr w:type="gramEnd"/>
      <w:r>
        <w:rPr>
          <w:rFonts w:ascii="Times New Roman" w:eastAsia="Times New Roman" w:hAnsi="Times New Roman" w:cs="Times New Roman"/>
        </w:rPr>
        <w:t>----------------------------------------------------------------------------------</w:t>
      </w:r>
      <w:r w:rsidR="00D70883">
        <w:rPr>
          <w:rFonts w:ascii="Times New Roman" w:eastAsia="Times New Roman" w:hAnsi="Times New Roman" w:cs="Times New Roman"/>
        </w:rPr>
        <w:t>6</w:t>
      </w:r>
    </w:p>
    <w:p w14:paraId="6A9493A5" w14:textId="7E1A6098"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System Description-------------------------------------------------------------------------------------------</w:t>
      </w:r>
      <w:r w:rsidR="00D70883">
        <w:rPr>
          <w:rFonts w:ascii="Times New Roman" w:eastAsia="Times New Roman" w:hAnsi="Times New Roman" w:cs="Times New Roman"/>
        </w:rPr>
        <w:t>6</w:t>
      </w:r>
    </w:p>
    <w:p w14:paraId="60F1008C" w14:textId="54F8A399" w:rsidR="00327F36" w:rsidRDefault="00353690">
      <w:pPr>
        <w:spacing w:line="480" w:lineRule="auto"/>
        <w:ind w:firstLine="720"/>
        <w:rPr>
          <w:rFonts w:ascii="Times New Roman" w:eastAsia="Times New Roman" w:hAnsi="Times New Roman" w:cs="Times New Roman"/>
        </w:rPr>
      </w:pPr>
      <w:proofErr w:type="gramStart"/>
      <w:r>
        <w:rPr>
          <w:rFonts w:ascii="Times New Roman" w:eastAsia="Times New Roman" w:hAnsi="Times New Roman" w:cs="Times New Roman"/>
        </w:rPr>
        <w:t>Overview-</w:t>
      </w:r>
      <w:proofErr w:type="gramEnd"/>
      <w:r>
        <w:rPr>
          <w:rFonts w:ascii="Times New Roman" w:eastAsia="Times New Roman" w:hAnsi="Times New Roman" w:cs="Times New Roman"/>
        </w:rPr>
        <w:t>---------------------------------------------------------------------------------------------</w:t>
      </w:r>
      <w:r w:rsidR="00D70883">
        <w:rPr>
          <w:rFonts w:ascii="Times New Roman" w:eastAsia="Times New Roman" w:hAnsi="Times New Roman" w:cs="Times New Roman"/>
        </w:rPr>
        <w:t>6</w:t>
      </w:r>
    </w:p>
    <w:p w14:paraId="18AEF25F" w14:textId="61A91280" w:rsidR="00327F36" w:rsidRDefault="0035369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Environment and </w:t>
      </w:r>
      <w:proofErr w:type="gramStart"/>
      <w:r>
        <w:rPr>
          <w:rFonts w:ascii="Times New Roman" w:eastAsia="Times New Roman" w:hAnsi="Times New Roman" w:cs="Times New Roman"/>
        </w:rPr>
        <w:t>Constraints-</w:t>
      </w:r>
      <w:proofErr w:type="gramEnd"/>
      <w:r>
        <w:rPr>
          <w:rFonts w:ascii="Times New Roman" w:eastAsia="Times New Roman" w:hAnsi="Times New Roman" w:cs="Times New Roman"/>
        </w:rPr>
        <w:t>----------------------------------------------------------------------</w:t>
      </w:r>
      <w:r w:rsidR="00D70883">
        <w:rPr>
          <w:rFonts w:ascii="Times New Roman" w:eastAsia="Times New Roman" w:hAnsi="Times New Roman" w:cs="Times New Roman"/>
        </w:rPr>
        <w:t>7</w:t>
      </w:r>
    </w:p>
    <w:p w14:paraId="0A94F57D" w14:textId="2E37A440" w:rsidR="00327F36" w:rsidRDefault="00353690">
      <w:pPr>
        <w:spacing w:line="48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End User </w:t>
      </w:r>
      <w:proofErr w:type="gramStart"/>
      <w:r>
        <w:rPr>
          <w:rFonts w:ascii="Times New Roman" w:eastAsia="Times New Roman" w:hAnsi="Times New Roman" w:cs="Times New Roman"/>
        </w:rPr>
        <w:t>Profile-</w:t>
      </w:r>
      <w:proofErr w:type="gramEnd"/>
      <w:r>
        <w:rPr>
          <w:rFonts w:ascii="Times New Roman" w:eastAsia="Times New Roman" w:hAnsi="Times New Roman" w:cs="Times New Roman"/>
        </w:rPr>
        <w:t>----------------------------------------------------------------------------</w:t>
      </w:r>
      <w:r w:rsidR="00D70883">
        <w:rPr>
          <w:rFonts w:ascii="Times New Roman" w:eastAsia="Times New Roman" w:hAnsi="Times New Roman" w:cs="Times New Roman"/>
        </w:rPr>
        <w:t>7</w:t>
      </w:r>
    </w:p>
    <w:p w14:paraId="0F9A811F" w14:textId="27A4E65F" w:rsidR="00327F36" w:rsidRDefault="00353690">
      <w:pPr>
        <w:spacing w:line="48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User </w:t>
      </w:r>
      <w:proofErr w:type="gramStart"/>
      <w:r>
        <w:rPr>
          <w:rFonts w:ascii="Times New Roman" w:eastAsia="Times New Roman" w:hAnsi="Times New Roman" w:cs="Times New Roman"/>
        </w:rPr>
        <w:t>Interaction-</w:t>
      </w:r>
      <w:proofErr w:type="gramEnd"/>
      <w:r>
        <w:rPr>
          <w:rFonts w:ascii="Times New Roman" w:eastAsia="Times New Roman" w:hAnsi="Times New Roman" w:cs="Times New Roman"/>
        </w:rPr>
        <w:t>-----------------------------------------------------------------------------</w:t>
      </w:r>
      <w:r w:rsidR="00D70883">
        <w:rPr>
          <w:rFonts w:ascii="Times New Roman" w:eastAsia="Times New Roman" w:hAnsi="Times New Roman" w:cs="Times New Roman"/>
        </w:rPr>
        <w:t>7</w:t>
      </w:r>
    </w:p>
    <w:p w14:paraId="35584B65" w14:textId="7C268A0C" w:rsidR="00327F36" w:rsidRDefault="00353690">
      <w:pPr>
        <w:tabs>
          <w:tab w:val="left" w:pos="4346"/>
        </w:tabs>
        <w:spacing w:line="480" w:lineRule="auto"/>
        <w:ind w:left="720" w:firstLine="720"/>
        <w:rPr>
          <w:rFonts w:ascii="Times New Roman" w:eastAsia="Times New Roman" w:hAnsi="Times New Roman" w:cs="Times New Roman"/>
        </w:rPr>
      </w:pPr>
      <w:r>
        <w:rPr>
          <w:rFonts w:ascii="Times New Roman" w:eastAsia="Times New Roman" w:hAnsi="Times New Roman" w:cs="Times New Roman"/>
        </w:rPr>
        <w:t>Hardware Constraints----------------------------------------------------------------------</w:t>
      </w:r>
      <w:r w:rsidR="00D70883">
        <w:rPr>
          <w:rFonts w:ascii="Times New Roman" w:eastAsia="Times New Roman" w:hAnsi="Times New Roman" w:cs="Times New Roman"/>
        </w:rPr>
        <w:t>8</w:t>
      </w:r>
    </w:p>
    <w:p w14:paraId="17511FF6" w14:textId="6D8AEFC2" w:rsidR="00327F36" w:rsidRDefault="00353690">
      <w:pPr>
        <w:spacing w:line="48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Software </w:t>
      </w:r>
      <w:proofErr w:type="gramStart"/>
      <w:r>
        <w:rPr>
          <w:rFonts w:ascii="Times New Roman" w:eastAsia="Times New Roman" w:hAnsi="Times New Roman" w:cs="Times New Roman"/>
        </w:rPr>
        <w:t>Constraints-</w:t>
      </w:r>
      <w:proofErr w:type="gramEnd"/>
      <w:r>
        <w:rPr>
          <w:rFonts w:ascii="Times New Roman" w:eastAsia="Times New Roman" w:hAnsi="Times New Roman" w:cs="Times New Roman"/>
        </w:rPr>
        <w:t>----------------------------------------------------------------------</w:t>
      </w:r>
      <w:r w:rsidR="00D70883">
        <w:rPr>
          <w:rFonts w:ascii="Times New Roman" w:eastAsia="Times New Roman" w:hAnsi="Times New Roman" w:cs="Times New Roman"/>
        </w:rPr>
        <w:t>8</w:t>
      </w:r>
    </w:p>
    <w:p w14:paraId="1E43D1AC" w14:textId="061CD9FE" w:rsidR="00327F36" w:rsidRDefault="00353690">
      <w:pPr>
        <w:spacing w:line="480" w:lineRule="auto"/>
        <w:ind w:left="720" w:firstLine="720"/>
        <w:rPr>
          <w:rFonts w:ascii="Times New Roman" w:eastAsia="Times New Roman" w:hAnsi="Times New Roman" w:cs="Times New Roman"/>
        </w:rPr>
      </w:pPr>
      <w:r>
        <w:rPr>
          <w:rFonts w:ascii="Times New Roman" w:eastAsia="Times New Roman" w:hAnsi="Times New Roman" w:cs="Times New Roman"/>
        </w:rPr>
        <w:lastRenderedPageBreak/>
        <w:t xml:space="preserve">Time </w:t>
      </w:r>
      <w:proofErr w:type="gramStart"/>
      <w:r>
        <w:rPr>
          <w:rFonts w:ascii="Times New Roman" w:eastAsia="Times New Roman" w:hAnsi="Times New Roman" w:cs="Times New Roman"/>
        </w:rPr>
        <w:t>Constraints-</w:t>
      </w:r>
      <w:proofErr w:type="gramEnd"/>
      <w:r>
        <w:rPr>
          <w:rFonts w:ascii="Times New Roman" w:eastAsia="Times New Roman" w:hAnsi="Times New Roman" w:cs="Times New Roman"/>
        </w:rPr>
        <w:t>--------------------------------------------------------------------------</w:t>
      </w:r>
      <w:r w:rsidR="00D70883">
        <w:rPr>
          <w:rFonts w:ascii="Times New Roman" w:eastAsia="Times New Roman" w:hAnsi="Times New Roman" w:cs="Times New Roman"/>
        </w:rPr>
        <w:t>9</w:t>
      </w:r>
    </w:p>
    <w:p w14:paraId="2ACF7AE5" w14:textId="715C710D" w:rsidR="00327F36" w:rsidRDefault="00353690">
      <w:pPr>
        <w:spacing w:line="48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Cost </w:t>
      </w:r>
      <w:proofErr w:type="gramStart"/>
      <w:r>
        <w:rPr>
          <w:rFonts w:ascii="Times New Roman" w:eastAsia="Times New Roman" w:hAnsi="Times New Roman" w:cs="Times New Roman"/>
        </w:rPr>
        <w:t>Constraints-</w:t>
      </w:r>
      <w:proofErr w:type="gramEnd"/>
      <w:r>
        <w:rPr>
          <w:rFonts w:ascii="Times New Roman" w:eastAsia="Times New Roman" w:hAnsi="Times New Roman" w:cs="Times New Roman"/>
        </w:rPr>
        <w:t>---------------------------------------------------------------------------</w:t>
      </w:r>
      <w:r w:rsidR="00D70883">
        <w:rPr>
          <w:rFonts w:ascii="Times New Roman" w:eastAsia="Times New Roman" w:hAnsi="Times New Roman" w:cs="Times New Roman"/>
        </w:rPr>
        <w:t>9</w:t>
      </w:r>
    </w:p>
    <w:p w14:paraId="74AA5AA3" w14:textId="37B716FB" w:rsidR="00327F36" w:rsidRDefault="00353690">
      <w:pPr>
        <w:spacing w:line="48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Other </w:t>
      </w:r>
      <w:proofErr w:type="gramStart"/>
      <w:r>
        <w:rPr>
          <w:rFonts w:ascii="Times New Roman" w:eastAsia="Times New Roman" w:hAnsi="Times New Roman" w:cs="Times New Roman"/>
        </w:rPr>
        <w:t>Concerns-</w:t>
      </w:r>
      <w:proofErr w:type="gramEnd"/>
      <w:r>
        <w:rPr>
          <w:rFonts w:ascii="Times New Roman" w:eastAsia="Times New Roman" w:hAnsi="Times New Roman" w:cs="Times New Roman"/>
        </w:rPr>
        <w:t>----------------------------------------------------------------------------</w:t>
      </w:r>
      <w:r w:rsidR="00D70883">
        <w:rPr>
          <w:rFonts w:ascii="Times New Roman" w:eastAsia="Times New Roman" w:hAnsi="Times New Roman" w:cs="Times New Roman"/>
        </w:rPr>
        <w:t>10</w:t>
      </w:r>
    </w:p>
    <w:p w14:paraId="466408F0" w14:textId="4C8D010E"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Acceptance Test </w:t>
      </w:r>
      <w:proofErr w:type="gramStart"/>
      <w:r>
        <w:rPr>
          <w:rFonts w:ascii="Times New Roman" w:eastAsia="Times New Roman" w:hAnsi="Times New Roman" w:cs="Times New Roman"/>
        </w:rPr>
        <w:t>Criteria-</w:t>
      </w:r>
      <w:proofErr w:type="gramEnd"/>
      <w:r>
        <w:rPr>
          <w:rFonts w:ascii="Times New Roman" w:eastAsia="Times New Roman" w:hAnsi="Times New Roman" w:cs="Times New Roman"/>
        </w:rPr>
        <w:t>--------------------------------------------------------------------------</w:t>
      </w:r>
      <w:r w:rsidR="00D70883">
        <w:rPr>
          <w:rFonts w:ascii="Times New Roman" w:eastAsia="Times New Roman" w:hAnsi="Times New Roman" w:cs="Times New Roman"/>
        </w:rPr>
        <w:t>10</w:t>
      </w:r>
    </w:p>
    <w:p w14:paraId="06B7C46B" w14:textId="1B368630"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Pr>
          <w:rFonts w:ascii="Times New Roman" w:eastAsia="Times New Roman" w:hAnsi="Times New Roman" w:cs="Times New Roman"/>
        </w:rPr>
        <w:t>Testers-</w:t>
      </w:r>
      <w:proofErr w:type="gramEnd"/>
      <w:r>
        <w:rPr>
          <w:rFonts w:ascii="Times New Roman" w:eastAsia="Times New Roman" w:hAnsi="Times New Roman" w:cs="Times New Roman"/>
        </w:rPr>
        <w:t>-------------------------------------------------------------------------------------</w:t>
      </w:r>
      <w:r w:rsidR="00D70883">
        <w:rPr>
          <w:rFonts w:ascii="Times New Roman" w:eastAsia="Times New Roman" w:hAnsi="Times New Roman" w:cs="Times New Roman"/>
        </w:rPr>
        <w:t>10</w:t>
      </w:r>
    </w:p>
    <w:p w14:paraId="52F6FF8E" w14:textId="552EC425"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Criteria for User </w:t>
      </w:r>
      <w:proofErr w:type="gramStart"/>
      <w:r>
        <w:rPr>
          <w:rFonts w:ascii="Times New Roman" w:eastAsia="Times New Roman" w:hAnsi="Times New Roman" w:cs="Times New Roman"/>
        </w:rPr>
        <w:t>Acceptance-</w:t>
      </w:r>
      <w:proofErr w:type="gramEnd"/>
      <w:r>
        <w:rPr>
          <w:rFonts w:ascii="Times New Roman" w:eastAsia="Times New Roman" w:hAnsi="Times New Roman" w:cs="Times New Roman"/>
        </w:rPr>
        <w:t>-----------------------------------------------------------</w:t>
      </w:r>
      <w:r w:rsidR="00D70883">
        <w:rPr>
          <w:rFonts w:ascii="Times New Roman" w:eastAsia="Times New Roman" w:hAnsi="Times New Roman" w:cs="Times New Roman"/>
        </w:rPr>
        <w:t>11</w:t>
      </w:r>
    </w:p>
    <w:p w14:paraId="68B6DDC0" w14:textId="0CB7ACC1"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Integration of Separate Parts and </w:t>
      </w:r>
      <w:proofErr w:type="gramStart"/>
      <w:r>
        <w:rPr>
          <w:rFonts w:ascii="Times New Roman" w:eastAsia="Times New Roman" w:hAnsi="Times New Roman" w:cs="Times New Roman"/>
        </w:rPr>
        <w:t>Installation-</w:t>
      </w:r>
      <w:proofErr w:type="gramEnd"/>
      <w:r>
        <w:rPr>
          <w:rFonts w:ascii="Times New Roman" w:eastAsia="Times New Roman" w:hAnsi="Times New Roman" w:cs="Times New Roman"/>
        </w:rPr>
        <w:t>--------------------------------------------------</w:t>
      </w:r>
      <w:r w:rsidR="00D70883">
        <w:rPr>
          <w:rFonts w:ascii="Times New Roman" w:eastAsia="Times New Roman" w:hAnsi="Times New Roman" w:cs="Times New Roman"/>
        </w:rPr>
        <w:t>12</w:t>
      </w:r>
    </w:p>
    <w:p w14:paraId="4A65EF8F" w14:textId="78640B0F"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 xml:space="preserve">System </w:t>
      </w:r>
      <w:proofErr w:type="gramStart"/>
      <w:r>
        <w:rPr>
          <w:rFonts w:ascii="Times New Roman" w:eastAsia="Times New Roman" w:hAnsi="Times New Roman" w:cs="Times New Roman"/>
        </w:rPr>
        <w:t>Modelling-</w:t>
      </w:r>
      <w:proofErr w:type="gramEnd"/>
      <w:r>
        <w:rPr>
          <w:rFonts w:ascii="Times New Roman" w:eastAsia="Times New Roman" w:hAnsi="Times New Roman" w:cs="Times New Roman"/>
        </w:rPr>
        <w:t>-------------------------------------------------------------------------------------------</w:t>
      </w:r>
      <w:r w:rsidR="00D70883">
        <w:rPr>
          <w:rFonts w:ascii="Times New Roman" w:eastAsia="Times New Roman" w:hAnsi="Times New Roman" w:cs="Times New Roman"/>
        </w:rPr>
        <w:t>12</w:t>
      </w:r>
    </w:p>
    <w:p w14:paraId="43A40E80" w14:textId="09EF9E3F"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Functional: Use Cases &amp; </w:t>
      </w:r>
      <w:proofErr w:type="gramStart"/>
      <w:r>
        <w:rPr>
          <w:rFonts w:ascii="Times New Roman" w:eastAsia="Times New Roman" w:hAnsi="Times New Roman" w:cs="Times New Roman"/>
        </w:rPr>
        <w:t>Scenarios-</w:t>
      </w:r>
      <w:proofErr w:type="gramEnd"/>
      <w:r>
        <w:rPr>
          <w:rFonts w:ascii="Times New Roman" w:eastAsia="Times New Roman" w:hAnsi="Times New Roman" w:cs="Times New Roman"/>
        </w:rPr>
        <w:t>-------------------------------------------------------------</w:t>
      </w:r>
      <w:r w:rsidR="00D70883">
        <w:rPr>
          <w:rFonts w:ascii="Times New Roman" w:eastAsia="Times New Roman" w:hAnsi="Times New Roman" w:cs="Times New Roman"/>
        </w:rPr>
        <w:t>12</w:t>
      </w:r>
    </w:p>
    <w:p w14:paraId="07CD1E45" w14:textId="63F6AB3E"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proofErr w:type="spellStart"/>
      <w:r>
        <w:rPr>
          <w:rFonts w:ascii="Times New Roman" w:eastAsia="Times New Roman" w:hAnsi="Times New Roman" w:cs="Times New Roman"/>
        </w:rPr>
        <w:t>Entity:Class</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Diagrams-</w:t>
      </w:r>
      <w:proofErr w:type="gramEnd"/>
      <w:r>
        <w:rPr>
          <w:rFonts w:ascii="Times New Roman" w:eastAsia="Times New Roman" w:hAnsi="Times New Roman" w:cs="Times New Roman"/>
        </w:rPr>
        <w:t>----------------------------------------------------------------------------</w:t>
      </w:r>
      <w:r w:rsidR="00D70883">
        <w:rPr>
          <w:rFonts w:ascii="Times New Roman" w:eastAsia="Times New Roman" w:hAnsi="Times New Roman" w:cs="Times New Roman"/>
        </w:rPr>
        <w:t>13</w:t>
      </w:r>
    </w:p>
    <w:p w14:paraId="4CEA304B" w14:textId="09CDA833"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Class name / Description / Type---------------------------------------------------------</w:t>
      </w:r>
      <w:r w:rsidR="00D70883">
        <w:rPr>
          <w:rFonts w:ascii="Times New Roman" w:eastAsia="Times New Roman" w:hAnsi="Times New Roman" w:cs="Times New Roman"/>
        </w:rPr>
        <w:t>14</w:t>
      </w:r>
      <w:r>
        <w:rPr>
          <w:rFonts w:ascii="Times New Roman" w:eastAsia="Times New Roman" w:hAnsi="Times New Roman" w:cs="Times New Roman"/>
        </w:rPr>
        <w:tab/>
      </w:r>
      <w:r>
        <w:rPr>
          <w:rFonts w:ascii="Times New Roman" w:eastAsia="Times New Roman" w:hAnsi="Times New Roman" w:cs="Times New Roman"/>
        </w:rPr>
        <w:tab/>
      </w:r>
      <w:r w:rsidR="00D70883">
        <w:rPr>
          <w:rFonts w:ascii="Times New Roman" w:eastAsia="Times New Roman" w:hAnsi="Times New Roman" w:cs="Times New Roman"/>
        </w:rPr>
        <w:tab/>
      </w:r>
      <w:r>
        <w:rPr>
          <w:rFonts w:ascii="Times New Roman" w:eastAsia="Times New Roman" w:hAnsi="Times New Roman" w:cs="Times New Roman"/>
        </w:rPr>
        <w:t>Attributes------------------------------------------------------------------------------------</w:t>
      </w:r>
      <w:r w:rsidR="00D70883">
        <w:rPr>
          <w:rFonts w:ascii="Times New Roman" w:eastAsia="Times New Roman" w:hAnsi="Times New Roman" w:cs="Times New Roman"/>
        </w:rPr>
        <w:t>14</w:t>
      </w:r>
    </w:p>
    <w:p w14:paraId="4F4B7B19" w14:textId="3F32D1FF"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Dynamic </w:t>
      </w:r>
      <w:proofErr w:type="spellStart"/>
      <w:proofErr w:type="gramStart"/>
      <w:r>
        <w:rPr>
          <w:rFonts w:ascii="Times New Roman" w:eastAsia="Times New Roman" w:hAnsi="Times New Roman" w:cs="Times New Roman"/>
        </w:rPr>
        <w:t>StateChart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r w:rsidR="00D70883">
        <w:rPr>
          <w:rFonts w:ascii="Times New Roman" w:eastAsia="Times New Roman" w:hAnsi="Times New Roman" w:cs="Times New Roman"/>
        </w:rPr>
        <w:t>16</w:t>
      </w:r>
    </w:p>
    <w:p w14:paraId="1DBE3D5C" w14:textId="137FFDA6"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Pr>
          <w:rFonts w:ascii="Times New Roman" w:eastAsia="Times New Roman" w:hAnsi="Times New Roman" w:cs="Times New Roman"/>
        </w:rPr>
        <w:t>States-</w:t>
      </w:r>
      <w:proofErr w:type="gramEnd"/>
      <w:r>
        <w:rPr>
          <w:rFonts w:ascii="Times New Roman" w:eastAsia="Times New Roman" w:hAnsi="Times New Roman" w:cs="Times New Roman"/>
        </w:rPr>
        <w:t>---------------------------------------------------------------------------------------</w:t>
      </w:r>
      <w:r w:rsidR="00D70883">
        <w:rPr>
          <w:rFonts w:ascii="Times New Roman" w:eastAsia="Times New Roman" w:hAnsi="Times New Roman" w:cs="Times New Roman"/>
        </w:rPr>
        <w:t>16</w:t>
      </w:r>
    </w:p>
    <w:p w14:paraId="2644ACA5" w14:textId="6904A360"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Pr>
          <w:rFonts w:ascii="Times New Roman" w:eastAsia="Times New Roman" w:hAnsi="Times New Roman" w:cs="Times New Roman"/>
        </w:rPr>
        <w:t>Events-</w:t>
      </w:r>
      <w:proofErr w:type="gramEnd"/>
      <w:r>
        <w:rPr>
          <w:rFonts w:ascii="Times New Roman" w:eastAsia="Times New Roman" w:hAnsi="Times New Roman" w:cs="Times New Roman"/>
        </w:rPr>
        <w:t>--------------------------------------------------------------------------------------</w:t>
      </w:r>
      <w:r w:rsidR="00D70883">
        <w:rPr>
          <w:rFonts w:ascii="Times New Roman" w:eastAsia="Times New Roman" w:hAnsi="Times New Roman" w:cs="Times New Roman"/>
        </w:rPr>
        <w:t>16</w:t>
      </w:r>
    </w:p>
    <w:p w14:paraId="339FEE97" w14:textId="0BB3A48B"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Pr>
          <w:rFonts w:ascii="Times New Roman" w:eastAsia="Times New Roman" w:hAnsi="Times New Roman" w:cs="Times New Roman"/>
        </w:rPr>
        <w:t>Transitions-</w:t>
      </w:r>
      <w:proofErr w:type="gramEnd"/>
      <w:r>
        <w:rPr>
          <w:rFonts w:ascii="Times New Roman" w:eastAsia="Times New Roman" w:hAnsi="Times New Roman" w:cs="Times New Roman"/>
        </w:rPr>
        <w:t>--------------------------------------------------------------------------------</w:t>
      </w:r>
      <w:r w:rsidR="00D70883">
        <w:rPr>
          <w:rFonts w:ascii="Times New Roman" w:eastAsia="Times New Roman" w:hAnsi="Times New Roman" w:cs="Times New Roman"/>
        </w:rPr>
        <w:t>-18</w:t>
      </w:r>
    </w:p>
    <w:p w14:paraId="1990D69F" w14:textId="17F11158"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Dataflow------------------------------------------------------------------------------------------------------</w:t>
      </w:r>
      <w:r w:rsidR="00D70883">
        <w:rPr>
          <w:rFonts w:ascii="Times New Roman" w:eastAsia="Times New Roman" w:hAnsi="Times New Roman" w:cs="Times New Roman"/>
        </w:rPr>
        <w:t>20</w:t>
      </w:r>
    </w:p>
    <w:p w14:paraId="64865B57" w14:textId="50C49019"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 xml:space="preserve">Components/Tools </w:t>
      </w:r>
      <w:proofErr w:type="gramStart"/>
      <w:r>
        <w:rPr>
          <w:rFonts w:ascii="Times New Roman" w:eastAsia="Times New Roman" w:hAnsi="Times New Roman" w:cs="Times New Roman"/>
        </w:rPr>
        <w:t>Needed-</w:t>
      </w:r>
      <w:proofErr w:type="gramEnd"/>
      <w:r>
        <w:rPr>
          <w:rFonts w:ascii="Times New Roman" w:eastAsia="Times New Roman" w:hAnsi="Times New Roman" w:cs="Times New Roman"/>
        </w:rPr>
        <w:t>--------------------------------------------------------------------------------</w:t>
      </w:r>
      <w:r w:rsidR="00D70883">
        <w:rPr>
          <w:rFonts w:ascii="Times New Roman" w:eastAsia="Times New Roman" w:hAnsi="Times New Roman" w:cs="Times New Roman"/>
        </w:rPr>
        <w:t>21</w:t>
      </w:r>
    </w:p>
    <w:p w14:paraId="116B00AF" w14:textId="6185FF38"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Citations-------------------------------------------------------------------------------------------------------</w:t>
      </w:r>
      <w:r w:rsidR="00D70883">
        <w:rPr>
          <w:rFonts w:ascii="Times New Roman" w:eastAsia="Times New Roman" w:hAnsi="Times New Roman" w:cs="Times New Roman"/>
        </w:rPr>
        <w:t>22</w:t>
      </w:r>
    </w:p>
    <w:p w14:paraId="5105F883" w14:textId="5EA4BE20"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Appendix: </w:t>
      </w:r>
      <w:proofErr w:type="gramStart"/>
      <w:r>
        <w:rPr>
          <w:rFonts w:ascii="Times New Roman" w:eastAsia="Times New Roman" w:hAnsi="Times New Roman" w:cs="Times New Roman"/>
        </w:rPr>
        <w:t>Glossary-</w:t>
      </w:r>
      <w:proofErr w:type="gramEnd"/>
      <w:r>
        <w:rPr>
          <w:rFonts w:ascii="Times New Roman" w:eastAsia="Times New Roman" w:hAnsi="Times New Roman" w:cs="Times New Roman"/>
        </w:rPr>
        <w:t>-----------------------------------------------------------------------------------------</w:t>
      </w:r>
      <w:r w:rsidR="00D70883">
        <w:rPr>
          <w:rFonts w:ascii="Times New Roman" w:eastAsia="Times New Roman" w:hAnsi="Times New Roman" w:cs="Times New Roman"/>
        </w:rPr>
        <w:t>22</w:t>
      </w:r>
    </w:p>
    <w:p w14:paraId="6D1BA99B" w14:textId="07B20BCD"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 xml:space="preserve">Appendix: Team </w:t>
      </w:r>
      <w:proofErr w:type="gramStart"/>
      <w:r>
        <w:rPr>
          <w:rFonts w:ascii="Times New Roman" w:eastAsia="Times New Roman" w:hAnsi="Times New Roman" w:cs="Times New Roman"/>
        </w:rPr>
        <w:t>Details-</w:t>
      </w:r>
      <w:proofErr w:type="gramEnd"/>
      <w:r>
        <w:rPr>
          <w:rFonts w:ascii="Times New Roman" w:eastAsia="Times New Roman" w:hAnsi="Times New Roman" w:cs="Times New Roman"/>
        </w:rPr>
        <w:t>-----------------------------------------------------------------------------------</w:t>
      </w:r>
      <w:r w:rsidR="00D70883">
        <w:rPr>
          <w:rFonts w:ascii="Times New Roman" w:eastAsia="Times New Roman" w:hAnsi="Times New Roman" w:cs="Times New Roman"/>
        </w:rPr>
        <w:t>24</w:t>
      </w:r>
    </w:p>
    <w:p w14:paraId="59468E5A" w14:textId="11EB5D88"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 xml:space="preserve">Appendix: Workflow </w:t>
      </w:r>
      <w:proofErr w:type="gramStart"/>
      <w:r>
        <w:rPr>
          <w:rFonts w:ascii="Times New Roman" w:eastAsia="Times New Roman" w:hAnsi="Times New Roman" w:cs="Times New Roman"/>
        </w:rPr>
        <w:t>Authentication-</w:t>
      </w:r>
      <w:proofErr w:type="gramEnd"/>
      <w:r>
        <w:rPr>
          <w:rFonts w:ascii="Times New Roman" w:eastAsia="Times New Roman" w:hAnsi="Times New Roman" w:cs="Times New Roman"/>
        </w:rPr>
        <w:t>-------------------------------------------------------------------</w:t>
      </w:r>
      <w:r w:rsidR="00D70883">
        <w:rPr>
          <w:rFonts w:ascii="Times New Roman" w:eastAsia="Times New Roman" w:hAnsi="Times New Roman" w:cs="Times New Roman"/>
        </w:rPr>
        <w:t>-25</w:t>
      </w:r>
    </w:p>
    <w:p w14:paraId="02CFF408" w14:textId="6518B492"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 xml:space="preserve">Appendix: Writing Center </w:t>
      </w:r>
      <w:proofErr w:type="gramStart"/>
      <w:r>
        <w:rPr>
          <w:rFonts w:ascii="Times New Roman" w:eastAsia="Times New Roman" w:hAnsi="Times New Roman" w:cs="Times New Roman"/>
        </w:rPr>
        <w:t>Report-</w:t>
      </w:r>
      <w:proofErr w:type="gramEnd"/>
      <w:r>
        <w:rPr>
          <w:rFonts w:ascii="Times New Roman" w:eastAsia="Times New Roman" w:hAnsi="Times New Roman" w:cs="Times New Roman"/>
        </w:rPr>
        <w:t>-----------------------------------------------------------------------</w:t>
      </w:r>
      <w:r w:rsidR="00D70883">
        <w:rPr>
          <w:rFonts w:ascii="Times New Roman" w:eastAsia="Times New Roman" w:hAnsi="Times New Roman" w:cs="Times New Roman"/>
        </w:rPr>
        <w:t>-26</w:t>
      </w:r>
    </w:p>
    <w:p w14:paraId="7ED18881"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p>
    <w:p w14:paraId="476EC682"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Abstract</w:t>
      </w:r>
    </w:p>
    <w:p w14:paraId="7FC24D8D" w14:textId="2F8207DA"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 xml:space="preserve">The Digital Audio Workstation is intended to help musical artists and composers by providing software </w:t>
      </w:r>
      <w:r w:rsidRPr="00CC6CB4">
        <w:rPr>
          <w:rFonts w:ascii="Times New Roman" w:eastAsia="Times New Roman" w:hAnsi="Times New Roman" w:cs="Times New Roman"/>
          <w:highlight w:val="yellow"/>
        </w:rPr>
        <w:t>to create music using different synthetic instruments and individual tracks for each instrument that can be stacked to play at the same time which are saved as MIDI files that can also be imported into the program for editing</w:t>
      </w:r>
      <w:r>
        <w:rPr>
          <w:rFonts w:ascii="Times New Roman" w:eastAsia="Times New Roman" w:hAnsi="Times New Roman" w:cs="Times New Roman"/>
        </w:rPr>
        <w:t>. While many exiting DAWs provide these features, they tend to be very complex and complicated to use and are expensive for individuals. Existing DAWs are usually very complex and complicated software which takes a lot of time simply to learn and understand all the functions they provide while also having prices in range of $100-200(</w:t>
      </w:r>
      <w:r>
        <w:rPr>
          <w:rFonts w:ascii="Times New Roman" w:eastAsia="Times New Roman" w:hAnsi="Times New Roman" w:cs="Times New Roman"/>
          <w:i/>
          <w:iCs/>
        </w:rPr>
        <w:t>Create your best music, Creative tools for music makers)</w:t>
      </w:r>
      <w:r>
        <w:rPr>
          <w:rFonts w:ascii="Times New Roman" w:eastAsia="Times New Roman" w:hAnsi="Times New Roman" w:cs="Times New Roman"/>
        </w:rPr>
        <w:t xml:space="preserve">.  The team aims to provide these common features </w:t>
      </w:r>
      <w:del w:id="0" w:author="Weifeng Chen" w:date="2025-11-15T15:32:00Z" w16du:dateUtc="2025-11-15T20:32:00Z">
        <w:r w:rsidDel="00592788">
          <w:rPr>
            <w:rFonts w:ascii="Times New Roman" w:eastAsia="Times New Roman" w:hAnsi="Times New Roman" w:cs="Times New Roman"/>
          </w:rPr>
          <w:delText xml:space="preserve">while providing </w:delText>
        </w:r>
      </w:del>
      <w:r>
        <w:rPr>
          <w:rFonts w:ascii="Times New Roman" w:eastAsia="Times New Roman" w:hAnsi="Times New Roman" w:cs="Times New Roman"/>
        </w:rPr>
        <w:t>while providing a much more affordable, user-friendly, and easily available option. The creation of this software will provide a lower barrier to entry for amateur and professional music creation</w:t>
      </w:r>
    </w:p>
    <w:p w14:paraId="5C2622BE"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Document Description</w:t>
      </w:r>
    </w:p>
    <w:p w14:paraId="3E0FAB11"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Purpose and Use</w:t>
      </w:r>
    </w:p>
    <w:p w14:paraId="7A226F0F"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lastRenderedPageBreak/>
        <w:tab/>
      </w:r>
      <w:r>
        <w:rPr>
          <w:rFonts w:ascii="Times New Roman" w:eastAsia="Times New Roman" w:hAnsi="Times New Roman" w:cs="Times New Roman"/>
        </w:rPr>
        <w:t xml:space="preserve">This document outlines the scope and the requirements of the project such as its environment and models along with intended use. It will be used as a key reference for development and the user and, </w:t>
      </w:r>
      <w:proofErr w:type="gramStart"/>
      <w:r>
        <w:rPr>
          <w:rFonts w:ascii="Times New Roman" w:eastAsia="Times New Roman" w:hAnsi="Times New Roman" w:cs="Times New Roman"/>
        </w:rPr>
        <w:t>or</w:t>
      </w:r>
      <w:proofErr w:type="gramEnd"/>
      <w:r>
        <w:rPr>
          <w:rFonts w:ascii="Times New Roman" w:eastAsia="Times New Roman" w:hAnsi="Times New Roman" w:cs="Times New Roman"/>
        </w:rPr>
        <w:t xml:space="preserve"> client to understand the terms of the agreement in the development. Through the details in this document, you will be able to find the constraints and long-term planning for the development of this project and use that to determine any uncertainty and desired outcome of the project. Once the terms of this docu</w:t>
      </w:r>
      <w:r>
        <w:rPr>
          <w:rFonts w:ascii="Times New Roman" w:eastAsia="Times New Roman" w:hAnsi="Times New Roman" w:cs="Times New Roman"/>
        </w:rPr>
        <w:t>ment are accepted it will act as a binding contract.</w:t>
      </w:r>
    </w:p>
    <w:p w14:paraId="160B8205"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Intended Audience</w:t>
      </w:r>
    </w:p>
    <w:p w14:paraId="5287BF20" w14:textId="584AB03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rPr>
        <w:t xml:space="preserve">The intended audience for this document includes the developers as well as the clients involved. Clients will be able to view this document to make sure that the product does or does not fulfil requirements. If the document does not meet their needs or expectations, it is the responsibility of the developers to revise the document until </w:t>
      </w:r>
      <w:del w:id="1" w:author="Weifeng Chen" w:date="2025-11-15T15:33:00Z" w16du:dateUtc="2025-11-15T20:33:00Z">
        <w:r w:rsidDel="008A39C1">
          <w:rPr>
            <w:rFonts w:ascii="Times New Roman" w:eastAsia="Times New Roman" w:hAnsi="Times New Roman" w:cs="Times New Roman"/>
          </w:rPr>
          <w:delText>a</w:delText>
        </w:r>
      </w:del>
      <w:ins w:id="2" w:author="Weifeng Chen" w:date="2025-11-15T15:33:00Z" w16du:dateUtc="2025-11-15T20:33:00Z">
        <w:r w:rsidR="008A39C1">
          <w:rPr>
            <w:rFonts w:ascii="Times New Roman" w:eastAsia="Times New Roman" w:hAnsi="Times New Roman" w:cs="Times New Roman"/>
          </w:rPr>
          <w:t>an</w:t>
        </w:r>
      </w:ins>
      <w:r>
        <w:rPr>
          <w:rFonts w:ascii="Times New Roman" w:eastAsia="Times New Roman" w:hAnsi="Times New Roman" w:cs="Times New Roman"/>
        </w:rPr>
        <w:t xml:space="preserve"> appropriate compromise is met. This is important because it will be the developer’s guideline throughout the project to meet the client’s needs</w:t>
      </w:r>
    </w:p>
    <w:p w14:paraId="3CBC0924"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System Description</w:t>
      </w:r>
    </w:p>
    <w:p w14:paraId="14B76DBE"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Overview</w:t>
      </w:r>
    </w:p>
    <w:p w14:paraId="5BF9C652"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rPr>
        <w:t xml:space="preserve">The Objective of our DAW is to create a user-friendly, affordable, and highly compatible software. This will create a comfortable and easy to use space for musicians and composers while having a low learning curve to get the most out of the software. It will include compatibility with peripheral devices such as MIDI instruments, voice recordings, and proper usage of file systems for exporting and importing files from the software. This will all be </w:t>
      </w:r>
      <w:r>
        <w:rPr>
          <w:rFonts w:ascii="Times New Roman" w:eastAsia="Times New Roman" w:hAnsi="Times New Roman" w:cs="Times New Roman"/>
        </w:rPr>
        <w:lastRenderedPageBreak/>
        <w:t xml:space="preserve">achieved </w:t>
      </w:r>
      <w:proofErr w:type="gramStart"/>
      <w:r>
        <w:rPr>
          <w:rFonts w:ascii="Times New Roman" w:eastAsia="Times New Roman" w:hAnsi="Times New Roman" w:cs="Times New Roman"/>
        </w:rPr>
        <w:t>through the use of</w:t>
      </w:r>
      <w:proofErr w:type="gramEnd"/>
      <w:r>
        <w:rPr>
          <w:rFonts w:ascii="Times New Roman" w:eastAsia="Times New Roman" w:hAnsi="Times New Roman" w:cs="Times New Roman"/>
        </w:rPr>
        <w:t xml:space="preserve"> the coding language C++ as the b</w:t>
      </w:r>
      <w:r>
        <w:rPr>
          <w:rFonts w:ascii="Times New Roman" w:eastAsia="Times New Roman" w:hAnsi="Times New Roman" w:cs="Times New Roman"/>
        </w:rPr>
        <w:t xml:space="preserve">ackbone of the program, MySQL for formatting the file systems, pre-existing libraries for synthetic instruments, audio recordings and peripheral devices. To make the program easy to learn and user-friendly we plan to </w:t>
      </w:r>
      <w:r w:rsidRPr="004117E8">
        <w:rPr>
          <w:rFonts w:ascii="Times New Roman" w:eastAsia="Times New Roman" w:hAnsi="Times New Roman" w:cs="Times New Roman"/>
          <w:highlight w:val="yellow"/>
          <w:rPrChange w:id="3" w:author="Weifeng Chen" w:date="2025-11-15T15:34:00Z" w16du:dateUtc="2025-11-15T20:34:00Z">
            <w:rPr>
              <w:rFonts w:ascii="Times New Roman" w:eastAsia="Times New Roman" w:hAnsi="Times New Roman" w:cs="Times New Roman"/>
            </w:rPr>
          </w:rPrChange>
        </w:rPr>
        <w:t>include tutorials throughout the program that can be found simply by hovering over buttons or settings</w:t>
      </w:r>
      <w:r>
        <w:rPr>
          <w:rFonts w:ascii="Times New Roman" w:eastAsia="Times New Roman" w:hAnsi="Times New Roman" w:cs="Times New Roman"/>
        </w:rPr>
        <w:t xml:space="preserve"> while also designing the software from the perspective of a user who knows nothing of these programs. The program will be made affordable because we will not be charging for it and the files will be made open source.</w:t>
      </w:r>
    </w:p>
    <w:p w14:paraId="183A2FC1"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Environment and Constraints</w:t>
      </w:r>
    </w:p>
    <w:p w14:paraId="0B46AB2D" w14:textId="77777777" w:rsidR="00327F36" w:rsidRDefault="00353690">
      <w:pPr>
        <w:spacing w:line="48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End User Profile</w:t>
      </w:r>
    </w:p>
    <w:p w14:paraId="31218955"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The end-user profile for the Digital Audio Workstation  will include music composers and hobbyists who </w:t>
      </w:r>
      <w:proofErr w:type="gramStart"/>
      <w:r>
        <w:rPr>
          <w:rFonts w:ascii="Times New Roman" w:eastAsia="Times New Roman" w:hAnsi="Times New Roman" w:cs="Times New Roman"/>
        </w:rPr>
        <w:t>are in need of</w:t>
      </w:r>
      <w:proofErr w:type="gramEnd"/>
      <w:r>
        <w:rPr>
          <w:rFonts w:ascii="Times New Roman" w:eastAsia="Times New Roman" w:hAnsi="Times New Roman" w:cs="Times New Roman"/>
        </w:rPr>
        <w:t xml:space="preserve"> simple, efficient and affordable software to perform their jobs and, or hobby. As they edit and produce music for commercial or personal use. A tool is needed to allow them to save, import, export, and manipulate the music in the different ways including both manipulation of the track and timelines as well as the addition of  midi sounds. </w:t>
      </w:r>
      <w:commentRangeStart w:id="4"/>
      <w:r>
        <w:rPr>
          <w:rFonts w:ascii="Times New Roman" w:eastAsia="Times New Roman" w:hAnsi="Times New Roman" w:cs="Times New Roman"/>
        </w:rPr>
        <w:t xml:space="preserve">With the major goal of the digital audio workstation is to </w:t>
      </w:r>
      <w:proofErr w:type="gramStart"/>
      <w:r>
        <w:rPr>
          <w:rFonts w:ascii="Times New Roman" w:eastAsia="Times New Roman" w:hAnsi="Times New Roman" w:cs="Times New Roman"/>
        </w:rPr>
        <w:t>both to</w:t>
      </w:r>
      <w:proofErr w:type="gramEnd"/>
      <w:r>
        <w:rPr>
          <w:rFonts w:ascii="Times New Roman" w:eastAsia="Times New Roman" w:hAnsi="Times New Roman" w:cs="Times New Roman"/>
        </w:rPr>
        <w:t xml:space="preserve"> refine music for other uses </w:t>
      </w:r>
      <w:commentRangeEnd w:id="4"/>
      <w:r w:rsidR="00415207">
        <w:rPr>
          <w:rStyle w:val="CommentReference"/>
        </w:rPr>
        <w:commentReference w:id="4"/>
      </w:r>
      <w:r>
        <w:rPr>
          <w:rFonts w:ascii="Times New Roman" w:eastAsia="Times New Roman" w:hAnsi="Times New Roman" w:cs="Times New Roman"/>
        </w:rPr>
        <w:t xml:space="preserve">so it needs to be operational in all these aspects to provide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these user needs.</w:t>
      </w:r>
    </w:p>
    <w:p w14:paraId="6E9E4D41"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p>
    <w:p w14:paraId="4A06AC7A"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6"/>
          <w:szCs w:val="36"/>
        </w:rPr>
        <w:tab/>
      </w:r>
      <w:r>
        <w:rPr>
          <w:rFonts w:ascii="Times New Roman" w:eastAsia="Times New Roman" w:hAnsi="Times New Roman" w:cs="Times New Roman"/>
          <w:sz w:val="32"/>
          <w:szCs w:val="32"/>
        </w:rPr>
        <w:t>User interaction</w:t>
      </w:r>
    </w:p>
    <w:p w14:paraId="7D139384"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rPr>
        <w:t xml:space="preserve">User interaction will be split into two, the interaction done through software interface and interaction done through peripheral inputs. Through the software users will be working within a graphical user interface to manipulate audio and midi files with which the user </w:t>
      </w:r>
      <w:r>
        <w:rPr>
          <w:rFonts w:ascii="Times New Roman" w:eastAsia="Times New Roman" w:hAnsi="Times New Roman" w:cs="Times New Roman"/>
        </w:rPr>
        <w:lastRenderedPageBreak/>
        <w:t xml:space="preserve">will be able to edit in several different ways. This will be done through a series of menus that the user will navigate through </w:t>
      </w:r>
      <w:proofErr w:type="gramStart"/>
      <w:r>
        <w:rPr>
          <w:rFonts w:ascii="Times New Roman" w:eastAsia="Times New Roman" w:hAnsi="Times New Roman" w:cs="Times New Roman"/>
        </w:rPr>
        <w:t>to manage</w:t>
      </w:r>
      <w:proofErr w:type="gramEnd"/>
      <w:r>
        <w:rPr>
          <w:rFonts w:ascii="Times New Roman" w:eastAsia="Times New Roman" w:hAnsi="Times New Roman" w:cs="Times New Roman"/>
        </w:rPr>
        <w:t xml:space="preserve"> settings, </w:t>
      </w:r>
      <w:proofErr w:type="gramStart"/>
      <w:r>
        <w:rPr>
          <w:rFonts w:ascii="Times New Roman" w:eastAsia="Times New Roman" w:hAnsi="Times New Roman" w:cs="Times New Roman"/>
        </w:rPr>
        <w:t>import</w:t>
      </w:r>
      <w:proofErr w:type="gramEnd"/>
      <w:r>
        <w:rPr>
          <w:rFonts w:ascii="Times New Roman" w:eastAsia="Times New Roman" w:hAnsi="Times New Roman" w:cs="Times New Roman"/>
        </w:rPr>
        <w:t xml:space="preserve"> and </w:t>
      </w:r>
      <w:proofErr w:type="gramStart"/>
      <w:r>
        <w:rPr>
          <w:rFonts w:ascii="Times New Roman" w:eastAsia="Times New Roman" w:hAnsi="Times New Roman" w:cs="Times New Roman"/>
        </w:rPr>
        <w:t>export</w:t>
      </w:r>
      <w:proofErr w:type="gramEnd"/>
      <w:r>
        <w:rPr>
          <w:rFonts w:ascii="Times New Roman" w:eastAsia="Times New Roman" w:hAnsi="Times New Roman" w:cs="Times New Roman"/>
        </w:rPr>
        <w:t xml:space="preserve"> files, </w:t>
      </w:r>
      <w:proofErr w:type="gramStart"/>
      <w:r>
        <w:rPr>
          <w:rFonts w:ascii="Times New Roman" w:eastAsia="Times New Roman" w:hAnsi="Times New Roman" w:cs="Times New Roman"/>
        </w:rPr>
        <w:t>save</w:t>
      </w:r>
      <w:proofErr w:type="gramEnd"/>
      <w:r>
        <w:rPr>
          <w:rFonts w:ascii="Times New Roman" w:eastAsia="Times New Roman" w:hAnsi="Times New Roman" w:cs="Times New Roman"/>
        </w:rPr>
        <w:t xml:space="preserve"> changes to files as well as </w:t>
      </w:r>
      <w:proofErr w:type="gramStart"/>
      <w:r>
        <w:rPr>
          <w:rFonts w:ascii="Times New Roman" w:eastAsia="Times New Roman" w:hAnsi="Times New Roman" w:cs="Times New Roman"/>
        </w:rPr>
        <w:t>manipulate</w:t>
      </w:r>
      <w:proofErr w:type="gramEnd"/>
      <w:r>
        <w:rPr>
          <w:rFonts w:ascii="Times New Roman" w:eastAsia="Times New Roman" w:hAnsi="Times New Roman" w:cs="Times New Roman"/>
        </w:rPr>
        <w:t xml:space="preserve"> digital representations o</w:t>
      </w:r>
      <w:r>
        <w:rPr>
          <w:rFonts w:ascii="Times New Roman" w:eastAsia="Times New Roman" w:hAnsi="Times New Roman" w:cs="Times New Roman"/>
        </w:rPr>
        <w:t xml:space="preserve">f tracks and instruments to add and </w:t>
      </w:r>
      <w:proofErr w:type="gramStart"/>
      <w:r>
        <w:rPr>
          <w:rFonts w:ascii="Times New Roman" w:eastAsia="Times New Roman" w:hAnsi="Times New Roman" w:cs="Times New Roman"/>
        </w:rPr>
        <w:t>manipulate</w:t>
      </w:r>
      <w:proofErr w:type="gramEnd"/>
      <w:r>
        <w:rPr>
          <w:rFonts w:ascii="Times New Roman" w:eastAsia="Times New Roman" w:hAnsi="Times New Roman" w:cs="Times New Roman"/>
        </w:rPr>
        <w:t xml:space="preserve"> audio. As for the peripheral input interaction, this will be where a user will connect something such as a midi instrument or a microphone or another supported peripheral which will be supported and seen through the interface. You will be able to provide input with by either recording audio through a microphone or manipulating the audio through the instrument.</w:t>
      </w:r>
    </w:p>
    <w:p w14:paraId="730F2EEE"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6"/>
          <w:szCs w:val="36"/>
        </w:rPr>
        <w:tab/>
      </w:r>
      <w:r>
        <w:rPr>
          <w:rFonts w:ascii="Times New Roman" w:eastAsia="Times New Roman" w:hAnsi="Times New Roman" w:cs="Times New Roman"/>
          <w:sz w:val="32"/>
          <w:szCs w:val="32"/>
        </w:rPr>
        <w:t>Hardware Constraints</w:t>
      </w:r>
    </w:p>
    <w:p w14:paraId="28884398" w14:textId="1DA2141C"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The minimum hardware constraint would simply be to have a PC that can run the software itself and some form of speaker to hear the audio. The software will support several other pieces of hardware to be used within the program which </w:t>
      </w:r>
      <w:proofErr w:type="gramStart"/>
      <w:r>
        <w:rPr>
          <w:rFonts w:ascii="Times New Roman" w:eastAsia="Times New Roman" w:hAnsi="Times New Roman" w:cs="Times New Roman"/>
        </w:rPr>
        <w:t>includes</w:t>
      </w:r>
      <w:proofErr w:type="gramEnd"/>
      <w:r>
        <w:rPr>
          <w:rFonts w:ascii="Times New Roman" w:eastAsia="Times New Roman" w:hAnsi="Times New Roman" w:cs="Times New Roman"/>
        </w:rPr>
        <w:t xml:space="preserve"> microphones and midi instruments. There </w:t>
      </w:r>
      <w:del w:id="5" w:author="Weifeng Chen" w:date="2025-11-15T15:38:00Z" w16du:dateUtc="2025-11-15T20:38:00Z">
        <w:r w:rsidDel="004A05AE">
          <w:rPr>
            <w:rFonts w:ascii="Times New Roman" w:eastAsia="Times New Roman" w:hAnsi="Times New Roman" w:cs="Times New Roman"/>
          </w:rPr>
          <w:delText xml:space="preserve">is </w:delText>
        </w:r>
      </w:del>
      <w:ins w:id="6" w:author="Weifeng Chen" w:date="2025-11-15T15:38:00Z" w16du:dateUtc="2025-11-15T20:38:00Z">
        <w:r w:rsidR="004A05AE">
          <w:rPr>
            <w:rFonts w:ascii="Times New Roman" w:eastAsia="Times New Roman" w:hAnsi="Times New Roman" w:cs="Times New Roman"/>
          </w:rPr>
          <w:t>are</w:t>
        </w:r>
        <w:r w:rsidR="004A05AE">
          <w:rPr>
            <w:rFonts w:ascii="Times New Roman" w:eastAsia="Times New Roman" w:hAnsi="Times New Roman" w:cs="Times New Roman"/>
          </w:rPr>
          <w:t xml:space="preserve"> </w:t>
        </w:r>
      </w:ins>
      <w:r>
        <w:rPr>
          <w:rFonts w:ascii="Times New Roman" w:eastAsia="Times New Roman" w:hAnsi="Times New Roman" w:cs="Times New Roman"/>
        </w:rPr>
        <w:t xml:space="preserve">also some more obvious constraints in relation to the fact this is a </w:t>
      </w:r>
      <w:del w:id="7" w:author="Weifeng Chen" w:date="2025-11-15T15:38:00Z" w16du:dateUtc="2025-11-15T20:38:00Z">
        <w:r w:rsidDel="004A05AE">
          <w:rPr>
            <w:rFonts w:ascii="Times New Roman" w:eastAsia="Times New Roman" w:hAnsi="Times New Roman" w:cs="Times New Roman"/>
          </w:rPr>
          <w:delText xml:space="preserve">pc </w:delText>
        </w:r>
      </w:del>
      <w:ins w:id="8" w:author="Weifeng Chen" w:date="2025-11-15T15:38:00Z" w16du:dateUtc="2025-11-15T20:38:00Z">
        <w:r w:rsidR="004A05AE">
          <w:rPr>
            <w:rFonts w:ascii="Times New Roman" w:eastAsia="Times New Roman" w:hAnsi="Times New Roman" w:cs="Times New Roman"/>
          </w:rPr>
          <w:t>PC</w:t>
        </w:r>
        <w:r w:rsidR="004A05AE">
          <w:rPr>
            <w:rFonts w:ascii="Times New Roman" w:eastAsia="Times New Roman" w:hAnsi="Times New Roman" w:cs="Times New Roman"/>
          </w:rPr>
          <w:t xml:space="preserve"> </w:t>
        </w:r>
      </w:ins>
      <w:r>
        <w:rPr>
          <w:rFonts w:ascii="Times New Roman" w:eastAsia="Times New Roman" w:hAnsi="Times New Roman" w:cs="Times New Roman"/>
        </w:rPr>
        <w:t xml:space="preserve">specific software so you will mainly be interfacing into it through a mouse and keyboard to perform actions on the program as well as there might be some form of touch pad implementation for </w:t>
      </w:r>
      <w:del w:id="9" w:author="Weifeng Chen" w:date="2025-11-15T15:38:00Z" w16du:dateUtc="2025-11-15T20:38:00Z">
        <w:r w:rsidDel="008348BD">
          <w:rPr>
            <w:rFonts w:ascii="Times New Roman" w:eastAsia="Times New Roman" w:hAnsi="Times New Roman" w:cs="Times New Roman"/>
          </w:rPr>
          <w:delText xml:space="preserve">pcs </w:delText>
        </w:r>
      </w:del>
      <w:ins w:id="10" w:author="Weifeng Chen" w:date="2025-11-15T15:38:00Z" w16du:dateUtc="2025-11-15T20:38:00Z">
        <w:r w:rsidR="008348BD">
          <w:rPr>
            <w:rFonts w:ascii="Times New Roman" w:eastAsia="Times New Roman" w:hAnsi="Times New Roman" w:cs="Times New Roman"/>
          </w:rPr>
          <w:t>PC</w:t>
        </w:r>
        <w:r w:rsidR="008348BD">
          <w:rPr>
            <w:rFonts w:ascii="Times New Roman" w:eastAsia="Times New Roman" w:hAnsi="Times New Roman" w:cs="Times New Roman"/>
          </w:rPr>
          <w:t xml:space="preserve">s </w:t>
        </w:r>
      </w:ins>
      <w:r>
        <w:rPr>
          <w:rFonts w:ascii="Times New Roman" w:eastAsia="Times New Roman" w:hAnsi="Times New Roman" w:cs="Times New Roman"/>
        </w:rPr>
        <w:t xml:space="preserve">that can switch into a touchpad format. As well you will originally need  a stable internet connection to download the software but after that it will not be required as the program will be running locally </w:t>
      </w:r>
    </w:p>
    <w:p w14:paraId="0E95DDB0"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6"/>
          <w:szCs w:val="36"/>
        </w:rPr>
        <w:tab/>
      </w:r>
      <w:r>
        <w:rPr>
          <w:rFonts w:ascii="Times New Roman" w:eastAsia="Times New Roman" w:hAnsi="Times New Roman" w:cs="Times New Roman"/>
          <w:sz w:val="32"/>
          <w:szCs w:val="32"/>
        </w:rPr>
        <w:t>Software Constraints</w:t>
      </w:r>
    </w:p>
    <w:p w14:paraId="266656A5" w14:textId="13142400"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rPr>
        <w:t xml:space="preserve">Major software constraints are mostly confined to internet access, access to a browser, and a simple file explorer. This software will be confined to personal computers so it will not be functional as a mobile application. You will be able to download the software from our git repository which will then have </w:t>
      </w:r>
      <w:del w:id="11" w:author="Weifeng Chen" w:date="2025-11-15T15:40:00Z" w16du:dateUtc="2025-11-15T20:40:00Z">
        <w:r w:rsidDel="00A9064D">
          <w:rPr>
            <w:rFonts w:ascii="Times New Roman" w:eastAsia="Times New Roman" w:hAnsi="Times New Roman" w:cs="Times New Roman"/>
          </w:rPr>
          <w:delText>a</w:delText>
        </w:r>
      </w:del>
      <w:ins w:id="12" w:author="Weifeng Chen" w:date="2025-11-15T15:40:00Z" w16du:dateUtc="2025-11-15T20:40:00Z">
        <w:r w:rsidR="00A9064D">
          <w:rPr>
            <w:rFonts w:ascii="Times New Roman" w:eastAsia="Times New Roman" w:hAnsi="Times New Roman" w:cs="Times New Roman"/>
          </w:rPr>
          <w:t>an</w:t>
        </w:r>
      </w:ins>
      <w:r>
        <w:rPr>
          <w:rFonts w:ascii="Times New Roman" w:eastAsia="Times New Roman" w:hAnsi="Times New Roman" w:cs="Times New Roman"/>
        </w:rPr>
        <w:t xml:space="preserve"> exe that can run the program on the user’s personal </w:t>
      </w:r>
      <w:r>
        <w:rPr>
          <w:rFonts w:ascii="Times New Roman" w:eastAsia="Times New Roman" w:hAnsi="Times New Roman" w:cs="Times New Roman"/>
        </w:rPr>
        <w:lastRenderedPageBreak/>
        <w:t xml:space="preserve">computer. You will mainly just need to be able to access some form of browser i.e. Chrome, Microsoft edge, or some equivalent. Besides those needs, the developers will need access to simple programming languages such as C++, data management software </w:t>
      </w:r>
      <w:proofErr w:type="gramStart"/>
      <w:r>
        <w:rPr>
          <w:rFonts w:ascii="Times New Roman" w:eastAsia="Times New Roman" w:hAnsi="Times New Roman" w:cs="Times New Roman"/>
        </w:rPr>
        <w:t>as</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MySql</w:t>
      </w:r>
      <w:proofErr w:type="spellEnd"/>
      <w:r>
        <w:rPr>
          <w:rFonts w:ascii="Times New Roman" w:eastAsia="Times New Roman" w:hAnsi="Times New Roman" w:cs="Times New Roman"/>
        </w:rPr>
        <w:t xml:space="preserve">, and libraries to support peripheral items in the software. </w:t>
      </w:r>
    </w:p>
    <w:p w14:paraId="0802B16C" w14:textId="77777777" w:rsidR="00D70883"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145DE665" w14:textId="77777777" w:rsidR="00D70883" w:rsidRDefault="00D70883">
      <w:pPr>
        <w:spacing w:line="480" w:lineRule="auto"/>
        <w:rPr>
          <w:rFonts w:ascii="Times New Roman" w:eastAsia="Times New Roman" w:hAnsi="Times New Roman" w:cs="Times New Roman"/>
          <w:sz w:val="36"/>
          <w:szCs w:val="36"/>
        </w:rPr>
      </w:pPr>
    </w:p>
    <w:p w14:paraId="3F16CA23" w14:textId="6A5D3241" w:rsidR="00327F36" w:rsidRDefault="00353690" w:rsidP="00D70883">
      <w:pPr>
        <w:spacing w:line="48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Time Constraints</w:t>
      </w:r>
    </w:p>
    <w:p w14:paraId="68558484" w14:textId="1DBF5CDA"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rPr>
        <w:t xml:space="preserve">The time constraints on this project follow </w:t>
      </w:r>
      <w:del w:id="13" w:author="Weifeng Chen" w:date="2025-11-15T15:40:00Z" w16du:dateUtc="2025-11-15T20:40:00Z">
        <w:r w:rsidDel="00560DAA">
          <w:rPr>
            <w:rFonts w:ascii="Times New Roman" w:eastAsia="Times New Roman" w:hAnsi="Times New Roman" w:cs="Times New Roman"/>
          </w:rPr>
          <w:delText>a</w:delText>
        </w:r>
      </w:del>
      <w:ins w:id="14" w:author="Weifeng Chen" w:date="2025-11-15T15:40:00Z" w16du:dateUtc="2025-11-15T20:40:00Z">
        <w:r w:rsidR="00560DAA">
          <w:rPr>
            <w:rFonts w:ascii="Times New Roman" w:eastAsia="Times New Roman" w:hAnsi="Times New Roman" w:cs="Times New Roman"/>
          </w:rPr>
          <w:t>an</w:t>
        </w:r>
      </w:ins>
      <w:r>
        <w:rPr>
          <w:rFonts w:ascii="Times New Roman" w:eastAsia="Times New Roman" w:hAnsi="Times New Roman" w:cs="Times New Roman"/>
        </w:rPr>
        <w:t xml:space="preserve"> academic semester which consists of 15 weeks to finish this project to a satisfactory degree. This means that the developers of this project will be devoting several hours every week to developing, testing, and documenting the progress of this project. Though because of this being centered around a college course and schedule other responsibilities such as other classes, jobs, and personal responsibilities must be </w:t>
      </w:r>
      <w:proofErr w:type="gramStart"/>
      <w:r>
        <w:rPr>
          <w:rFonts w:ascii="Times New Roman" w:eastAsia="Times New Roman" w:hAnsi="Times New Roman" w:cs="Times New Roman"/>
        </w:rPr>
        <w:t>taken into account</w:t>
      </w:r>
      <w:proofErr w:type="gramEnd"/>
      <w:r>
        <w:rPr>
          <w:rFonts w:ascii="Times New Roman" w:eastAsia="Times New Roman" w:hAnsi="Times New Roman" w:cs="Times New Roman"/>
        </w:rPr>
        <w:t xml:space="preserve"> in relation to how much of our time can be focused on this project solely.</w:t>
      </w:r>
      <w:r>
        <w:rPr>
          <w:rFonts w:ascii="Times New Roman" w:eastAsia="Times New Roman" w:hAnsi="Times New Roman" w:cs="Times New Roman"/>
        </w:rPr>
        <w:t xml:space="preserve"> The team will still do whatever is in our power to make the best use of our time and resources that we can. There is also an understanding through the group and should be specified to any client and or user that traditionally Digital audio workstations are very large and complex software’s made by large teams with a much larger development time and of </w:t>
      </w:r>
      <w:del w:id="15" w:author="Weifeng Chen" w:date="2025-11-15T15:41:00Z" w16du:dateUtc="2025-11-15T20:41:00Z">
        <w:r w:rsidDel="00F33852">
          <w:rPr>
            <w:rFonts w:ascii="Times New Roman" w:eastAsia="Times New Roman" w:hAnsi="Times New Roman" w:cs="Times New Roman"/>
          </w:rPr>
          <w:delText>a</w:delText>
        </w:r>
      </w:del>
      <w:ins w:id="16" w:author="Weifeng Chen" w:date="2025-11-15T15:41:00Z" w16du:dateUtc="2025-11-15T20:41:00Z">
        <w:r w:rsidR="00F33852">
          <w:rPr>
            <w:rFonts w:ascii="Times New Roman" w:eastAsia="Times New Roman" w:hAnsi="Times New Roman" w:cs="Times New Roman"/>
          </w:rPr>
          <w:t>an</w:t>
        </w:r>
      </w:ins>
      <w:r>
        <w:rPr>
          <w:rFonts w:ascii="Times New Roman" w:eastAsia="Times New Roman" w:hAnsi="Times New Roman" w:cs="Times New Roman"/>
        </w:rPr>
        <w:t xml:space="preserve"> equally high cost. Due to these time constraints and having a realistic understanding of the developers skills and allocatable time </w:t>
      </w:r>
      <w:del w:id="17" w:author="Weifeng Chen" w:date="2025-11-15T15:41:00Z" w16du:dateUtc="2025-11-15T20:41:00Z">
        <w:r w:rsidDel="00F33852">
          <w:rPr>
            <w:rFonts w:ascii="Times New Roman" w:eastAsia="Times New Roman" w:hAnsi="Times New Roman" w:cs="Times New Roman"/>
          </w:rPr>
          <w:delText>a</w:delText>
        </w:r>
      </w:del>
      <w:ins w:id="18" w:author="Weifeng Chen" w:date="2025-11-15T15:41:00Z" w16du:dateUtc="2025-11-15T20:41:00Z">
        <w:r w:rsidR="00F33852">
          <w:rPr>
            <w:rFonts w:ascii="Times New Roman" w:eastAsia="Times New Roman" w:hAnsi="Times New Roman" w:cs="Times New Roman"/>
          </w:rPr>
          <w:t>an</w:t>
        </w:r>
      </w:ins>
      <w:r>
        <w:rPr>
          <w:rFonts w:ascii="Times New Roman" w:eastAsia="Times New Roman" w:hAnsi="Times New Roman" w:cs="Times New Roman"/>
        </w:rPr>
        <w:t xml:space="preserve"> open-source model will be a key feature of the software so that the team may be able to continue working on the software and allow for users to make changes and adjustments to the </w:t>
      </w:r>
      <w:r>
        <w:rPr>
          <w:rFonts w:ascii="Times New Roman" w:eastAsia="Times New Roman" w:hAnsi="Times New Roman" w:cs="Times New Roman"/>
        </w:rPr>
        <w:lastRenderedPageBreak/>
        <w:t>base of the program to further meet needs while under a unrealistic time restraint for a commercial product of this size and quality.</w:t>
      </w:r>
    </w:p>
    <w:p w14:paraId="33C9BA0F"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6"/>
          <w:szCs w:val="36"/>
        </w:rPr>
        <w:tab/>
      </w:r>
      <w:r>
        <w:rPr>
          <w:rFonts w:ascii="Times New Roman" w:eastAsia="Times New Roman" w:hAnsi="Times New Roman" w:cs="Times New Roman"/>
          <w:sz w:val="32"/>
          <w:szCs w:val="32"/>
        </w:rPr>
        <w:t>Cost Constraints</w:t>
      </w:r>
    </w:p>
    <w:p w14:paraId="5CF39FD3" w14:textId="0A77F7F2"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rPr>
        <w:t xml:space="preserve">The cost constraints of this project will be kept as low as possible to account for our promise of making </w:t>
      </w:r>
      <w:del w:id="19" w:author="Weifeng Chen" w:date="2025-11-15T15:41:00Z" w16du:dateUtc="2025-11-15T20:41:00Z">
        <w:r w:rsidDel="00F33852">
          <w:rPr>
            <w:rFonts w:ascii="Times New Roman" w:eastAsia="Times New Roman" w:hAnsi="Times New Roman" w:cs="Times New Roman"/>
          </w:rPr>
          <w:delText>a</w:delText>
        </w:r>
      </w:del>
      <w:ins w:id="20" w:author="Weifeng Chen" w:date="2025-11-15T15:41:00Z" w16du:dateUtc="2025-11-15T20:41:00Z">
        <w:r w:rsidR="00F33852">
          <w:rPr>
            <w:rFonts w:ascii="Times New Roman" w:eastAsia="Times New Roman" w:hAnsi="Times New Roman" w:cs="Times New Roman"/>
          </w:rPr>
          <w:t>an</w:t>
        </w:r>
      </w:ins>
      <w:r>
        <w:rPr>
          <w:rFonts w:ascii="Times New Roman" w:eastAsia="Times New Roman" w:hAnsi="Times New Roman" w:cs="Times New Roman"/>
        </w:rPr>
        <w:t xml:space="preserve"> open-source, affordable, and widely available software. For individual users the cost should be kept mostly to the price of a computer and or laptop with options to allow for the use of certain specific peripherals such as mic and or instruments. Due to this the cost constraint for the average user could vary largely. A user will at </w:t>
      </w:r>
      <w:proofErr w:type="gramStart"/>
      <w:r>
        <w:rPr>
          <w:rFonts w:ascii="Times New Roman" w:eastAsia="Times New Roman" w:hAnsi="Times New Roman" w:cs="Times New Roman"/>
        </w:rPr>
        <w:t>minimum</w:t>
      </w:r>
      <w:proofErr w:type="gramEnd"/>
      <w:r>
        <w:rPr>
          <w:rFonts w:ascii="Times New Roman" w:eastAsia="Times New Roman" w:hAnsi="Times New Roman" w:cs="Times New Roman"/>
        </w:rPr>
        <w:t xml:space="preserve"> need a computer with the ability to run the software which should be within the range of $500-$800. If they would also like to include midi </w:t>
      </w:r>
      <w:proofErr w:type="gramStart"/>
      <w:r>
        <w:rPr>
          <w:rFonts w:ascii="Times New Roman" w:eastAsia="Times New Roman" w:hAnsi="Times New Roman" w:cs="Times New Roman"/>
        </w:rPr>
        <w:t>instruments</w:t>
      </w:r>
      <w:proofErr w:type="gramEnd"/>
      <w:r>
        <w:rPr>
          <w:rFonts w:ascii="Times New Roman" w:eastAsia="Times New Roman" w:hAnsi="Times New Roman" w:cs="Times New Roman"/>
        </w:rPr>
        <w:t xml:space="preserve"> a keyboard </w:t>
      </w:r>
      <w:proofErr w:type="gramStart"/>
      <w:r>
        <w:rPr>
          <w:rFonts w:ascii="Times New Roman" w:eastAsia="Times New Roman" w:hAnsi="Times New Roman" w:cs="Times New Roman"/>
        </w:rPr>
        <w:t>avera</w:t>
      </w:r>
      <w:r>
        <w:rPr>
          <w:rFonts w:ascii="Times New Roman" w:eastAsia="Times New Roman" w:hAnsi="Times New Roman" w:cs="Times New Roman"/>
        </w:rPr>
        <w:t>ge at</w:t>
      </w:r>
      <w:proofErr w:type="gramEnd"/>
      <w:r>
        <w:rPr>
          <w:rFonts w:ascii="Times New Roman" w:eastAsia="Times New Roman" w:hAnsi="Times New Roman" w:cs="Times New Roman"/>
        </w:rPr>
        <w:t xml:space="preserve"> around $100. As for a microphone, its price will depend largely on the users’ intended projects with the software so it can vary widely.</w:t>
      </w:r>
    </w:p>
    <w:p w14:paraId="09473B58" w14:textId="77777777" w:rsidR="00327F36" w:rsidRDefault="00353690">
      <w:pPr>
        <w:spacing w:line="480" w:lineRule="auto"/>
        <w:rPr>
          <w:rFonts w:ascii="Times New Roman" w:eastAsia="Times New Roman" w:hAnsi="Times New Roman" w:cs="Times New Roman"/>
        </w:rPr>
      </w:pPr>
      <w:proofErr w:type="gramStart"/>
      <w:r>
        <w:rPr>
          <w:rFonts w:ascii="Times New Roman" w:eastAsia="Times New Roman" w:hAnsi="Times New Roman" w:cs="Times New Roman"/>
        </w:rPr>
        <w:t>In regard to</w:t>
      </w:r>
      <w:proofErr w:type="gramEnd"/>
      <w:r>
        <w:rPr>
          <w:rFonts w:ascii="Times New Roman" w:eastAsia="Times New Roman" w:hAnsi="Times New Roman" w:cs="Times New Roman"/>
        </w:rPr>
        <w:t xml:space="preserve"> development costs, it will still be kept as low as possible as our team plans to use free and easily available tools to create the software. As well due to the nature of open-source projects individuals will be able to make changes and adjustments to the software themselves to meet their needs. Testing will also require the use of a </w:t>
      </w:r>
      <w:proofErr w:type="gramStart"/>
      <w:r>
        <w:rPr>
          <w:rFonts w:ascii="Times New Roman" w:eastAsia="Times New Roman" w:hAnsi="Times New Roman" w:cs="Times New Roman"/>
        </w:rPr>
        <w:t>mic</w:t>
      </w:r>
      <w:proofErr w:type="gramEnd"/>
      <w:r>
        <w:rPr>
          <w:rFonts w:ascii="Times New Roman" w:eastAsia="Times New Roman" w:hAnsi="Times New Roman" w:cs="Times New Roman"/>
        </w:rPr>
        <w:t xml:space="preserve"> and midi instruments which as stated before can have costs in the range of $100 and a higher quality microphone to understand the range with which our software can operate</w:t>
      </w:r>
    </w:p>
    <w:p w14:paraId="0CBC62B5"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6"/>
          <w:szCs w:val="36"/>
        </w:rPr>
        <w:tab/>
      </w:r>
      <w:r>
        <w:rPr>
          <w:rFonts w:ascii="Times New Roman" w:eastAsia="Times New Roman" w:hAnsi="Times New Roman" w:cs="Times New Roman"/>
          <w:sz w:val="32"/>
          <w:szCs w:val="32"/>
        </w:rPr>
        <w:t>Other Concerns</w:t>
      </w:r>
    </w:p>
    <w:p w14:paraId="32237506"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A user must be aware of the nature of this project as open source. Being </w:t>
      </w:r>
      <w:proofErr w:type="gramStart"/>
      <w:r>
        <w:rPr>
          <w:rFonts w:ascii="Times New Roman" w:eastAsia="Times New Roman" w:hAnsi="Times New Roman" w:cs="Times New Roman"/>
        </w:rPr>
        <w:t>open source</w:t>
      </w:r>
      <w:proofErr w:type="gramEnd"/>
      <w:r>
        <w:rPr>
          <w:rFonts w:ascii="Times New Roman" w:eastAsia="Times New Roman" w:hAnsi="Times New Roman" w:cs="Times New Roman"/>
        </w:rPr>
        <w:t xml:space="preserve"> means that the project would be subject to the user being able to manipulate and change </w:t>
      </w:r>
      <w:r>
        <w:rPr>
          <w:rFonts w:ascii="Times New Roman" w:eastAsia="Times New Roman" w:hAnsi="Times New Roman" w:cs="Times New Roman"/>
        </w:rPr>
        <w:lastRenderedPageBreak/>
        <w:t>the source code as they see fit. As much as the developers will attempt to keep updating and maintaining the software a key part of the project is that the user will be to make it work for their specific needs and allow others to use their changes as they see fit as well so there must be an understanding about the quality of the digital</w:t>
      </w:r>
      <w:r>
        <w:rPr>
          <w:rFonts w:ascii="Times New Roman" w:eastAsia="Times New Roman" w:hAnsi="Times New Roman" w:cs="Times New Roman"/>
        </w:rPr>
        <w:t xml:space="preserve"> audio workstation in comparison to ones on the market that were developed under a long time period as well as with a more solid single product in mind. </w:t>
      </w:r>
    </w:p>
    <w:p w14:paraId="154D34A9"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Acceptance Test Criteria</w:t>
      </w:r>
    </w:p>
    <w:p w14:paraId="4DE9E3D4"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6"/>
          <w:szCs w:val="36"/>
        </w:rPr>
        <w:tab/>
      </w:r>
      <w:r>
        <w:rPr>
          <w:rFonts w:ascii="Times New Roman" w:eastAsia="Times New Roman" w:hAnsi="Times New Roman" w:cs="Times New Roman"/>
          <w:sz w:val="32"/>
          <w:szCs w:val="32"/>
        </w:rPr>
        <w:t>Testers</w:t>
      </w:r>
    </w:p>
    <w:p w14:paraId="20D60AD8"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rPr>
        <w:t xml:space="preserve">While the project team members for the workstation will also be the primary testers and quality assurance team, outside perspectives will be sought out for the purposes of testing. As this workstation aims to be as accessible as possible, it is important to ensure that the people who may be potential customers are able to navigate this program comfortably. All team members </w:t>
      </w:r>
      <w:proofErr w:type="gramStart"/>
      <w:r>
        <w:rPr>
          <w:rFonts w:ascii="Times New Roman" w:eastAsia="Times New Roman" w:hAnsi="Times New Roman" w:cs="Times New Roman"/>
        </w:rPr>
        <w:t>will perform</w:t>
      </w:r>
      <w:proofErr w:type="gramEnd"/>
      <w:r>
        <w:rPr>
          <w:rFonts w:ascii="Times New Roman" w:eastAsia="Times New Roman" w:hAnsi="Times New Roman" w:cs="Times New Roman"/>
        </w:rPr>
        <w:t xml:space="preserve"> individual testing as well, navigating the interface of every feature implemented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ensure they all function toge</w:t>
      </w:r>
      <w:r>
        <w:rPr>
          <w:rFonts w:ascii="Times New Roman" w:eastAsia="Times New Roman" w:hAnsi="Times New Roman" w:cs="Times New Roman"/>
        </w:rPr>
        <w:t xml:space="preserve">ther and make for a quality workspace that facilitates audio production well. Testing will be done consistently with every new feature implemented to </w:t>
      </w:r>
      <w:proofErr w:type="gramStart"/>
      <w:r>
        <w:rPr>
          <w:rFonts w:ascii="Times New Roman" w:eastAsia="Times New Roman" w:hAnsi="Times New Roman" w:cs="Times New Roman"/>
        </w:rPr>
        <w:t>assure</w:t>
      </w:r>
      <w:proofErr w:type="gramEnd"/>
      <w:r>
        <w:rPr>
          <w:rFonts w:ascii="Times New Roman" w:eastAsia="Times New Roman" w:hAnsi="Times New Roman" w:cs="Times New Roman"/>
        </w:rPr>
        <w:t xml:space="preserve"> that the addition of any feature has no harmful impact on any feature added up to that point, as it is important that all features are able to work in unison due to the nature of a workstation such as this.</w:t>
      </w:r>
    </w:p>
    <w:p w14:paraId="4E6AB73E"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sz w:val="32"/>
          <w:szCs w:val="32"/>
        </w:rPr>
        <w:t>Criteria for User Acceptance</w:t>
      </w:r>
      <w:r>
        <w:rPr>
          <w:rFonts w:ascii="Times New Roman" w:eastAsia="Times New Roman" w:hAnsi="Times New Roman" w:cs="Times New Roman"/>
          <w:sz w:val="32"/>
          <w:szCs w:val="32"/>
        </w:rPr>
        <w:br/>
      </w:r>
      <w:r>
        <w:rPr>
          <w:rFonts w:ascii="Times New Roman" w:eastAsia="Times New Roman" w:hAnsi="Times New Roman" w:cs="Times New Roman"/>
          <w:sz w:val="32"/>
          <w:szCs w:val="32"/>
        </w:rPr>
        <w:tab/>
      </w:r>
      <w:r>
        <w:rPr>
          <w:rFonts w:ascii="Times New Roman" w:eastAsia="Times New Roman" w:hAnsi="Times New Roman" w:cs="Times New Roman"/>
        </w:rPr>
        <w:t xml:space="preserve">Successful user acceptance of this workstation will be indicated when a user is able to, from start to finish all in this one program, successfully create and edit either a MIDI file or other </w:t>
      </w:r>
      <w:r>
        <w:rPr>
          <w:rFonts w:ascii="Times New Roman" w:eastAsia="Times New Roman" w:hAnsi="Times New Roman" w:cs="Times New Roman"/>
        </w:rPr>
        <w:lastRenderedPageBreak/>
        <w:t xml:space="preserve">audio file of their choice, and use it in a song. The criteria that will indicate that this has been done successfully include the </w:t>
      </w:r>
      <w:commentRangeStart w:id="21"/>
      <w:r>
        <w:rPr>
          <w:rFonts w:ascii="Times New Roman" w:eastAsia="Times New Roman" w:hAnsi="Times New Roman" w:cs="Times New Roman"/>
        </w:rPr>
        <w:t>following</w:t>
      </w:r>
      <w:commentRangeEnd w:id="21"/>
      <w:r w:rsidR="000C19CF">
        <w:rPr>
          <w:rStyle w:val="CommentReference"/>
        </w:rPr>
        <w:commentReference w:id="21"/>
      </w:r>
      <w:r>
        <w:rPr>
          <w:rFonts w:ascii="Times New Roman" w:eastAsia="Times New Roman" w:hAnsi="Times New Roman" w:cs="Times New Roman"/>
        </w:rPr>
        <w:t>:</w:t>
      </w:r>
      <w:r>
        <w:rPr>
          <w:rFonts w:ascii="Times New Roman" w:eastAsia="Times New Roman" w:hAnsi="Times New Roman" w:cs="Times New Roman"/>
        </w:rPr>
        <w:br/>
      </w:r>
      <w:r>
        <w:rPr>
          <w:rFonts w:ascii="Times New Roman" w:eastAsia="Times New Roman" w:hAnsi="Times New Roman" w:cs="Times New Roman"/>
        </w:rPr>
        <w:tab/>
        <w:t>- The user is able to open a MIDI file on the timeline created in this program.</w:t>
      </w:r>
      <w:r>
        <w:rPr>
          <w:rFonts w:ascii="Times New Roman" w:eastAsia="Times New Roman" w:hAnsi="Times New Roman" w:cs="Times New Roman"/>
        </w:rPr>
        <w:br/>
      </w:r>
      <w:r>
        <w:rPr>
          <w:rFonts w:ascii="Times New Roman" w:eastAsia="Times New Roman" w:hAnsi="Times New Roman" w:cs="Times New Roman"/>
        </w:rPr>
        <w:tab/>
        <w:t>- The user is able to record an audio file and have it immediately placed on their timeline.</w:t>
      </w:r>
      <w:r>
        <w:rPr>
          <w:rFonts w:ascii="Times New Roman" w:eastAsia="Times New Roman" w:hAnsi="Times New Roman" w:cs="Times New Roman"/>
        </w:rPr>
        <w:br/>
      </w:r>
      <w:r>
        <w:rPr>
          <w:rFonts w:ascii="Times New Roman" w:eastAsia="Times New Roman" w:hAnsi="Times New Roman" w:cs="Times New Roman"/>
        </w:rPr>
        <w:tab/>
        <w:t>- The user is able to create a MIDI file and have it appear on their timeline.</w:t>
      </w:r>
      <w:r>
        <w:rPr>
          <w:rFonts w:ascii="Times New Roman" w:eastAsia="Times New Roman" w:hAnsi="Times New Roman" w:cs="Times New Roman"/>
        </w:rPr>
        <w:br/>
      </w:r>
      <w:r>
        <w:rPr>
          <w:rFonts w:ascii="Times New Roman" w:eastAsia="Times New Roman" w:hAnsi="Times New Roman" w:cs="Times New Roman"/>
        </w:rPr>
        <w:tab/>
        <w:t>- The user is able to record MIDI tracks and have them exported as various audio files.</w:t>
      </w:r>
      <w:r>
        <w:rPr>
          <w:rFonts w:ascii="Times New Roman" w:eastAsia="Times New Roman" w:hAnsi="Times New Roman" w:cs="Times New Roman"/>
        </w:rPr>
        <w:br/>
      </w:r>
      <w:r>
        <w:rPr>
          <w:rFonts w:ascii="Times New Roman" w:eastAsia="Times New Roman" w:hAnsi="Times New Roman" w:cs="Times New Roman"/>
        </w:rPr>
        <w:tab/>
        <w:t>- The audio recorded and created in the program</w:t>
      </w:r>
      <w:commentRangeStart w:id="22"/>
      <w:r>
        <w:rPr>
          <w:rFonts w:ascii="Times New Roman" w:eastAsia="Times New Roman" w:hAnsi="Times New Roman" w:cs="Times New Roman"/>
        </w:rPr>
        <w:t xml:space="preserve"> sounds high-quality</w:t>
      </w:r>
      <w:commentRangeEnd w:id="22"/>
      <w:r w:rsidR="00194B87">
        <w:rPr>
          <w:rStyle w:val="CommentReference"/>
        </w:rPr>
        <w:commentReference w:id="22"/>
      </w:r>
      <w:r>
        <w:rPr>
          <w:rFonts w:ascii="Times New Roman" w:eastAsia="Times New Roman" w:hAnsi="Times New Roman" w:cs="Times New Roman"/>
        </w:rPr>
        <w:t>.</w:t>
      </w:r>
      <w:r>
        <w:rPr>
          <w:rFonts w:ascii="Times New Roman" w:eastAsia="Times New Roman" w:hAnsi="Times New Roman" w:cs="Times New Roman"/>
        </w:rPr>
        <w:br/>
      </w:r>
      <w:r>
        <w:rPr>
          <w:rFonts w:ascii="Times New Roman" w:eastAsia="Times New Roman" w:hAnsi="Times New Roman" w:cs="Times New Roman"/>
        </w:rPr>
        <w:tab/>
        <w:t>- An entire timeline of tracks is able to be exported as a single audio file.</w:t>
      </w:r>
    </w:p>
    <w:p w14:paraId="6F0496E5"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sz w:val="32"/>
          <w:szCs w:val="32"/>
        </w:rPr>
        <w:t>Integration of Separate Parts and Installation</w:t>
      </w:r>
      <w:r>
        <w:rPr>
          <w:rFonts w:ascii="Times New Roman" w:eastAsia="Times New Roman" w:hAnsi="Times New Roman" w:cs="Times New Roman"/>
          <w:sz w:val="32"/>
          <w:szCs w:val="32"/>
        </w:rPr>
        <w:br/>
      </w:r>
      <w:r>
        <w:rPr>
          <w:rFonts w:ascii="Times New Roman" w:eastAsia="Times New Roman" w:hAnsi="Times New Roman" w:cs="Times New Roman"/>
          <w:sz w:val="32"/>
          <w:szCs w:val="32"/>
        </w:rPr>
        <w:tab/>
      </w:r>
      <w:r>
        <w:rPr>
          <w:rFonts w:ascii="Times New Roman" w:eastAsia="Times New Roman" w:hAnsi="Times New Roman" w:cs="Times New Roman"/>
        </w:rPr>
        <w:t xml:space="preserve">This program will be available for download on a given </w:t>
      </w:r>
      <w:proofErr w:type="gramStart"/>
      <w:r>
        <w:rPr>
          <w:rFonts w:ascii="Times New Roman" w:eastAsia="Times New Roman" w:hAnsi="Times New Roman" w:cs="Times New Roman"/>
        </w:rPr>
        <w:t>website, and</w:t>
      </w:r>
      <w:proofErr w:type="gramEnd"/>
      <w:r>
        <w:rPr>
          <w:rFonts w:ascii="Times New Roman" w:eastAsia="Times New Roman" w:hAnsi="Times New Roman" w:cs="Times New Roman"/>
        </w:rPr>
        <w:t xml:space="preserve"> opened as any other app on the user’s desktop. When installed on a user’s computer, this workstation will be able to view the local files of said computer. It will navigate to a given folder selected by the user and place the files of said folder onto a timeline in the window of the program. All files read and created by this program will be saved locally. </w:t>
      </w:r>
    </w:p>
    <w:p w14:paraId="1E1DB313"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System Modeling</w:t>
      </w:r>
    </w:p>
    <w:p w14:paraId="746B9852"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6"/>
          <w:szCs w:val="36"/>
        </w:rPr>
        <w:tab/>
      </w:r>
      <w:r>
        <w:rPr>
          <w:rFonts w:ascii="Times New Roman" w:eastAsia="Times New Roman" w:hAnsi="Times New Roman" w:cs="Times New Roman"/>
          <w:sz w:val="32"/>
          <w:szCs w:val="32"/>
        </w:rPr>
        <w:t>Functional: Use Cases and Scenarios</w:t>
      </w:r>
    </w:p>
    <w:p w14:paraId="5EBF7960"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rPr>
        <w:t xml:space="preserve">The major Use case of this software would be to create some form of usable audio for a product or client. This could be accomplished through any of the major functions of the software and would be considered the entire purpose of the project as it is </w:t>
      </w:r>
      <w:proofErr w:type="gramStart"/>
      <w:r>
        <w:rPr>
          <w:rFonts w:ascii="Times New Roman" w:eastAsia="Times New Roman" w:hAnsi="Times New Roman" w:cs="Times New Roman"/>
        </w:rPr>
        <w:t>a software</w:t>
      </w:r>
      <w:proofErr w:type="gramEnd"/>
      <w:r>
        <w:rPr>
          <w:rFonts w:ascii="Times New Roman" w:eastAsia="Times New Roman" w:hAnsi="Times New Roman" w:cs="Times New Roman"/>
        </w:rPr>
        <w:t xml:space="preserve"> that functions as a creative tool for users in the field of music creation </w:t>
      </w:r>
    </w:p>
    <w:p w14:paraId="72A02DD1"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ab/>
      </w:r>
      <w:r>
        <w:rPr>
          <w:rFonts w:ascii="Times New Roman" w:eastAsia="Times New Roman" w:hAnsi="Times New Roman" w:cs="Times New Roman"/>
          <w:noProof/>
          <w:sz w:val="36"/>
          <w:szCs w:val="36"/>
        </w:rPr>
        <w:drawing>
          <wp:inline distT="0" distB="0" distL="0" distR="0" wp14:anchorId="2433007C" wp14:editId="53A651F6">
            <wp:extent cx="4345940" cy="359854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345940" cy="3598545"/>
                    </a:xfrm>
                    <a:prstGeom prst="rect">
                      <a:avLst/>
                    </a:prstGeom>
                    <a:ln/>
                  </pic:spPr>
                </pic:pic>
              </a:graphicData>
            </a:graphic>
          </wp:inline>
        </w:drawing>
      </w:r>
    </w:p>
    <w:p w14:paraId="060A91E2" w14:textId="5FDE9059" w:rsidR="00327F36" w:rsidRDefault="00353690">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Figure 1: Audio creation </w:t>
      </w:r>
      <w:commentRangeStart w:id="23"/>
      <w:r>
        <w:rPr>
          <w:rFonts w:ascii="Times New Roman" w:eastAsia="Times New Roman" w:hAnsi="Times New Roman" w:cs="Times New Roman"/>
        </w:rPr>
        <w:t xml:space="preserve">through </w:t>
      </w:r>
      <w:commentRangeEnd w:id="23"/>
      <w:r w:rsidR="0010396C">
        <w:rPr>
          <w:rStyle w:val="CommentReference"/>
        </w:rPr>
        <w:commentReference w:id="23"/>
      </w:r>
      <w:del w:id="24" w:author="Weifeng Chen" w:date="2025-11-15T16:02:00Z" w16du:dateUtc="2025-11-15T21:02:00Z">
        <w:r w:rsidDel="00EE53B9">
          <w:rPr>
            <w:rFonts w:ascii="Times New Roman" w:eastAsia="Times New Roman" w:hAnsi="Times New Roman" w:cs="Times New Roman"/>
          </w:rPr>
          <w:delText>Daw</w:delText>
        </w:r>
      </w:del>
      <w:ins w:id="25" w:author="Weifeng Chen" w:date="2025-11-15T16:02:00Z" w16du:dateUtc="2025-11-15T21:02:00Z">
        <w:r w:rsidR="00EE53B9">
          <w:rPr>
            <w:rFonts w:ascii="Times New Roman" w:eastAsia="Times New Roman" w:hAnsi="Times New Roman" w:cs="Times New Roman"/>
          </w:rPr>
          <w:t>D</w:t>
        </w:r>
        <w:r w:rsidR="00EE53B9">
          <w:rPr>
            <w:rFonts w:ascii="Times New Roman" w:eastAsia="Times New Roman" w:hAnsi="Times New Roman" w:cs="Times New Roman"/>
          </w:rPr>
          <w:t>AW</w:t>
        </w:r>
      </w:ins>
    </w:p>
    <w:p w14:paraId="5E8B2E64" w14:textId="77777777" w:rsidR="00327F36" w:rsidRDefault="00353690">
      <w:pPr>
        <w:spacing w:line="480" w:lineRule="auto"/>
        <w:rPr>
          <w:rFonts w:ascii="Times New Roman" w:eastAsia="Times New Roman" w:hAnsi="Times New Roman" w:cs="Times New Roman"/>
          <w:u w:val="single"/>
        </w:rPr>
      </w:pPr>
      <w:r>
        <w:rPr>
          <w:rFonts w:ascii="Times New Roman" w:eastAsia="Times New Roman" w:hAnsi="Times New Roman" w:cs="Times New Roman"/>
        </w:rPr>
        <w:tab/>
      </w:r>
      <w:r>
        <w:rPr>
          <w:rFonts w:ascii="Times New Roman" w:eastAsia="Times New Roman" w:hAnsi="Times New Roman" w:cs="Times New Roman"/>
          <w:u w:val="single"/>
        </w:rPr>
        <w:t>Run Scenario</w:t>
      </w:r>
    </w:p>
    <w:p w14:paraId="1C7FA160" w14:textId="77777777" w:rsidR="00327F36" w:rsidRDefault="00353690">
      <w:pPr>
        <w:numPr>
          <w:ilvl w:val="0"/>
          <w:numId w:val="4"/>
        </w:numPr>
        <w:pBdr>
          <w:top w:val="nil"/>
          <w:left w:val="nil"/>
          <w:bottom w:val="nil"/>
          <w:right w:val="nil"/>
          <w:between w:val="nil"/>
        </w:pBdr>
        <w:spacing w:after="0" w:line="480" w:lineRule="auto"/>
        <w:rPr>
          <w:color w:val="000000"/>
        </w:rPr>
      </w:pPr>
      <w:r>
        <w:rPr>
          <w:rFonts w:ascii="Times New Roman" w:eastAsia="Times New Roman" w:hAnsi="Times New Roman" w:cs="Times New Roman"/>
          <w:color w:val="000000"/>
        </w:rPr>
        <w:t>User Opens Software</w:t>
      </w:r>
    </w:p>
    <w:p w14:paraId="675E9AB1" w14:textId="77777777" w:rsidR="00327F36" w:rsidRDefault="00353690">
      <w:pPr>
        <w:numPr>
          <w:ilvl w:val="0"/>
          <w:numId w:val="4"/>
        </w:numPr>
        <w:pBdr>
          <w:top w:val="nil"/>
          <w:left w:val="nil"/>
          <w:bottom w:val="nil"/>
          <w:right w:val="nil"/>
          <w:between w:val="nil"/>
        </w:pBdr>
        <w:spacing w:after="0" w:line="480" w:lineRule="auto"/>
        <w:rPr>
          <w:color w:val="000000"/>
        </w:rPr>
      </w:pPr>
      <w:r>
        <w:rPr>
          <w:rFonts w:ascii="Times New Roman" w:eastAsia="Times New Roman" w:hAnsi="Times New Roman" w:cs="Times New Roman"/>
          <w:color w:val="000000"/>
        </w:rPr>
        <w:t>User either imports audio or records audio in software to manipulate</w:t>
      </w:r>
    </w:p>
    <w:p w14:paraId="336168B2" w14:textId="77777777" w:rsidR="00327F36" w:rsidRDefault="00353690">
      <w:pPr>
        <w:numPr>
          <w:ilvl w:val="1"/>
          <w:numId w:val="4"/>
        </w:numPr>
        <w:pBdr>
          <w:top w:val="nil"/>
          <w:left w:val="nil"/>
          <w:bottom w:val="nil"/>
          <w:right w:val="nil"/>
          <w:between w:val="nil"/>
        </w:pBdr>
        <w:spacing w:after="0" w:line="480" w:lineRule="auto"/>
        <w:rPr>
          <w:color w:val="000000"/>
        </w:rPr>
      </w:pPr>
      <w:r>
        <w:rPr>
          <w:rFonts w:ascii="Times New Roman" w:eastAsia="Times New Roman" w:hAnsi="Times New Roman" w:cs="Times New Roman"/>
          <w:color w:val="000000"/>
        </w:rPr>
        <w:t>Edit input audio</w:t>
      </w:r>
    </w:p>
    <w:p w14:paraId="3AFA39D3" w14:textId="77777777" w:rsidR="00327F36" w:rsidRPr="00EA2CB9" w:rsidRDefault="00353690">
      <w:pPr>
        <w:numPr>
          <w:ilvl w:val="1"/>
          <w:numId w:val="4"/>
        </w:numPr>
        <w:pBdr>
          <w:top w:val="nil"/>
          <w:left w:val="nil"/>
          <w:bottom w:val="nil"/>
          <w:right w:val="nil"/>
          <w:between w:val="nil"/>
        </w:pBdr>
        <w:spacing w:after="0" w:line="480" w:lineRule="auto"/>
        <w:rPr>
          <w:color w:val="000000"/>
          <w:highlight w:val="yellow"/>
          <w:rPrChange w:id="26" w:author="Weifeng Chen" w:date="2025-11-15T16:04:00Z" w16du:dateUtc="2025-11-15T21:04:00Z">
            <w:rPr>
              <w:color w:val="000000"/>
            </w:rPr>
          </w:rPrChange>
        </w:rPr>
      </w:pPr>
      <w:r w:rsidRPr="00EA2CB9">
        <w:rPr>
          <w:rFonts w:ascii="Times New Roman" w:eastAsia="Times New Roman" w:hAnsi="Times New Roman" w:cs="Times New Roman"/>
          <w:color w:val="000000"/>
          <w:highlight w:val="yellow"/>
          <w:rPrChange w:id="27" w:author="Weifeng Chen" w:date="2025-11-15T16:04:00Z" w16du:dateUtc="2025-11-15T21:04:00Z">
            <w:rPr>
              <w:rFonts w:ascii="Times New Roman" w:eastAsia="Times New Roman" w:hAnsi="Times New Roman" w:cs="Times New Roman"/>
              <w:color w:val="000000"/>
            </w:rPr>
          </w:rPrChange>
        </w:rPr>
        <w:t xml:space="preserve">Mix or add </w:t>
      </w:r>
      <w:del w:id="28" w:author="Weifeng Chen" w:date="2025-11-15T16:05:00Z" w16du:dateUtc="2025-11-15T21:05:00Z">
        <w:r w:rsidRPr="00EA2CB9" w:rsidDel="0077013F">
          <w:rPr>
            <w:rFonts w:ascii="Times New Roman" w:eastAsia="Times New Roman" w:hAnsi="Times New Roman" w:cs="Times New Roman"/>
            <w:color w:val="000000"/>
            <w:highlight w:val="yellow"/>
            <w:rPrChange w:id="29" w:author="Weifeng Chen" w:date="2025-11-15T16:04:00Z" w16du:dateUtc="2025-11-15T21:04:00Z">
              <w:rPr>
                <w:rFonts w:ascii="Times New Roman" w:eastAsia="Times New Roman" w:hAnsi="Times New Roman" w:cs="Times New Roman"/>
                <w:color w:val="000000"/>
              </w:rPr>
            </w:rPrChange>
          </w:rPr>
          <w:delText xml:space="preserve">in </w:delText>
        </w:r>
      </w:del>
      <w:r w:rsidRPr="00EA2CB9">
        <w:rPr>
          <w:rFonts w:ascii="Times New Roman" w:eastAsia="Times New Roman" w:hAnsi="Times New Roman" w:cs="Times New Roman"/>
          <w:color w:val="000000"/>
          <w:highlight w:val="yellow"/>
          <w:rPrChange w:id="30" w:author="Weifeng Chen" w:date="2025-11-15T16:04:00Z" w16du:dateUtc="2025-11-15T21:04:00Z">
            <w:rPr>
              <w:rFonts w:ascii="Times New Roman" w:eastAsia="Times New Roman" w:hAnsi="Times New Roman" w:cs="Times New Roman"/>
              <w:color w:val="000000"/>
            </w:rPr>
          </w:rPrChange>
        </w:rPr>
        <w:t>effects</w:t>
      </w:r>
    </w:p>
    <w:p w14:paraId="2C89203B" w14:textId="77777777" w:rsidR="00327F36" w:rsidRDefault="00353690">
      <w:pPr>
        <w:numPr>
          <w:ilvl w:val="1"/>
          <w:numId w:val="4"/>
        </w:numPr>
        <w:pBdr>
          <w:top w:val="nil"/>
          <w:left w:val="nil"/>
          <w:bottom w:val="nil"/>
          <w:right w:val="nil"/>
          <w:between w:val="nil"/>
        </w:pBdr>
        <w:spacing w:after="0" w:line="480" w:lineRule="auto"/>
        <w:rPr>
          <w:color w:val="000000"/>
        </w:rPr>
      </w:pPr>
      <w:r>
        <w:rPr>
          <w:rFonts w:ascii="Times New Roman" w:eastAsia="Times New Roman" w:hAnsi="Times New Roman" w:cs="Times New Roman"/>
          <w:color w:val="000000"/>
        </w:rPr>
        <w:t xml:space="preserve">Playback and </w:t>
      </w:r>
      <w:commentRangeStart w:id="31"/>
      <w:r>
        <w:rPr>
          <w:rFonts w:ascii="Times New Roman" w:eastAsia="Times New Roman" w:hAnsi="Times New Roman" w:cs="Times New Roman"/>
          <w:color w:val="000000"/>
        </w:rPr>
        <w:t>analyze</w:t>
      </w:r>
      <w:commentRangeEnd w:id="31"/>
      <w:r w:rsidR="00562E05">
        <w:rPr>
          <w:rStyle w:val="CommentReference"/>
        </w:rPr>
        <w:commentReference w:id="31"/>
      </w:r>
      <w:r>
        <w:rPr>
          <w:rFonts w:ascii="Times New Roman" w:eastAsia="Times New Roman" w:hAnsi="Times New Roman" w:cs="Times New Roman"/>
          <w:color w:val="000000"/>
        </w:rPr>
        <w:t xml:space="preserve"> audio</w:t>
      </w:r>
    </w:p>
    <w:p w14:paraId="23A64357" w14:textId="77777777" w:rsidR="00327F36" w:rsidRDefault="00353690">
      <w:pPr>
        <w:numPr>
          <w:ilvl w:val="0"/>
          <w:numId w:val="4"/>
        </w:numPr>
        <w:pBdr>
          <w:top w:val="nil"/>
          <w:left w:val="nil"/>
          <w:bottom w:val="nil"/>
          <w:right w:val="nil"/>
          <w:between w:val="nil"/>
        </w:pBdr>
        <w:spacing w:line="480" w:lineRule="auto"/>
        <w:rPr>
          <w:color w:val="000000"/>
        </w:rPr>
      </w:pPr>
      <w:r>
        <w:rPr>
          <w:rFonts w:ascii="Times New Roman" w:eastAsia="Times New Roman" w:hAnsi="Times New Roman" w:cs="Times New Roman"/>
          <w:color w:val="000000"/>
        </w:rPr>
        <w:t>Then Once the user is satisfied they can save and export the audio to be used</w:t>
      </w:r>
    </w:p>
    <w:p w14:paraId="3C721428" w14:textId="77777777" w:rsidR="00327F36" w:rsidRDefault="00353690">
      <w:pPr>
        <w:spacing w:line="48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Entity: Class Diagrams</w:t>
      </w:r>
    </w:p>
    <w:p w14:paraId="7F7C1B2B"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114300" distB="114300" distL="114300" distR="114300" wp14:anchorId="2EA33E0F" wp14:editId="47908A4F">
            <wp:extent cx="4600575" cy="30575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600575" cy="3057525"/>
                    </a:xfrm>
                    <a:prstGeom prst="rect">
                      <a:avLst/>
                    </a:prstGeom>
                    <a:ln/>
                  </pic:spPr>
                </pic:pic>
              </a:graphicData>
            </a:graphic>
          </wp:inline>
        </w:drawing>
      </w:r>
    </w:p>
    <w:p w14:paraId="572B3C40" w14:textId="77777777" w:rsidR="00327F36" w:rsidRDefault="00353690">
      <w:pPr>
        <w:spacing w:line="480" w:lineRule="auto"/>
        <w:jc w:val="center"/>
        <w:rPr>
          <w:rFonts w:ascii="Times New Roman" w:eastAsia="Times New Roman" w:hAnsi="Times New Roman" w:cs="Times New Roman"/>
          <w:sz w:val="32"/>
          <w:szCs w:val="32"/>
        </w:rPr>
      </w:pPr>
      <w:r>
        <w:rPr>
          <w:rFonts w:ascii="Times New Roman" w:eastAsia="Times New Roman" w:hAnsi="Times New Roman" w:cs="Times New Roman"/>
        </w:rPr>
        <w:t>Figure 2: DAW Class Diagram</w:t>
      </w:r>
    </w:p>
    <w:p w14:paraId="30B3585D"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2"/>
          <w:szCs w:val="32"/>
        </w:rPr>
        <w:t>Class name/ description/ type</w:t>
      </w:r>
    </w:p>
    <w:p w14:paraId="6B51BDF3" w14:textId="77777777" w:rsidR="00327F36" w:rsidRDefault="00353690">
      <w:pPr>
        <w:numPr>
          <w:ilvl w:val="0"/>
          <w:numId w:val="1"/>
        </w:numPr>
        <w:spacing w:after="0" w:line="480" w:lineRule="auto"/>
        <w:rPr>
          <w:rFonts w:ascii="Times New Roman" w:eastAsia="Times New Roman" w:hAnsi="Times New Roman" w:cs="Times New Roman"/>
        </w:rPr>
      </w:pPr>
      <w:r>
        <w:rPr>
          <w:rFonts w:ascii="Times New Roman" w:eastAsia="Times New Roman" w:hAnsi="Times New Roman" w:cs="Times New Roman"/>
        </w:rPr>
        <w:t>Timeline Class</w:t>
      </w:r>
    </w:p>
    <w:p w14:paraId="39F10F22" w14:textId="77777777" w:rsidR="00327F36" w:rsidRDefault="00353690">
      <w:pPr>
        <w:numPr>
          <w:ilvl w:val="1"/>
          <w:numId w:val="1"/>
        </w:numPr>
        <w:spacing w:after="0" w:line="480" w:lineRule="auto"/>
        <w:rPr>
          <w:rFonts w:ascii="Times New Roman" w:eastAsia="Times New Roman" w:hAnsi="Times New Roman" w:cs="Times New Roman"/>
        </w:rPr>
      </w:pPr>
      <w:r>
        <w:rPr>
          <w:rFonts w:ascii="Times New Roman" w:eastAsia="Times New Roman" w:hAnsi="Times New Roman" w:cs="Times New Roman"/>
        </w:rPr>
        <w:t>This class is built around the timeline. It controls the tempo and the time signature of the current project, as well as holds the number of tracks that currently exist on the timeline.</w:t>
      </w:r>
    </w:p>
    <w:p w14:paraId="6FDE6EEE" w14:textId="77777777" w:rsidR="00327F36" w:rsidRDefault="00353690">
      <w:pPr>
        <w:numPr>
          <w:ilvl w:val="0"/>
          <w:numId w:val="1"/>
        </w:numPr>
        <w:spacing w:after="0" w:line="480" w:lineRule="auto"/>
        <w:rPr>
          <w:rFonts w:ascii="Times New Roman" w:eastAsia="Times New Roman" w:hAnsi="Times New Roman" w:cs="Times New Roman"/>
        </w:rPr>
      </w:pPr>
      <w:r>
        <w:rPr>
          <w:rFonts w:ascii="Times New Roman" w:eastAsia="Times New Roman" w:hAnsi="Times New Roman" w:cs="Times New Roman"/>
        </w:rPr>
        <w:t>Track Class</w:t>
      </w:r>
    </w:p>
    <w:p w14:paraId="435289A9" w14:textId="2EEA35D9" w:rsidR="00327F36" w:rsidRDefault="00353690">
      <w:pPr>
        <w:numPr>
          <w:ilvl w:val="1"/>
          <w:numId w:val="1"/>
        </w:num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This class applies to each individual track that exists on the timeline. It had a track number, which is supplied by the Timeline Class, the instrument type if the track is a MIDI track, and a </w:t>
      </w:r>
      <w:del w:id="32" w:author="Weifeng Chen" w:date="2025-11-15T16:07:00Z" w16du:dateUtc="2025-11-15T21:07:00Z">
        <w:r w:rsidDel="00195204">
          <w:rPr>
            <w:rFonts w:ascii="Times New Roman" w:eastAsia="Times New Roman" w:hAnsi="Times New Roman" w:cs="Times New Roman"/>
          </w:rPr>
          <w:delText>boolean</w:delText>
        </w:r>
      </w:del>
      <w:ins w:id="33" w:author="Weifeng Chen" w:date="2025-11-15T16:07:00Z" w16du:dateUtc="2025-11-15T21:07:00Z">
        <w:r w:rsidR="00195204">
          <w:rPr>
            <w:rFonts w:ascii="Times New Roman" w:eastAsia="Times New Roman" w:hAnsi="Times New Roman" w:cs="Times New Roman"/>
          </w:rPr>
          <w:t>Boolean</w:t>
        </w:r>
      </w:ins>
      <w:r>
        <w:rPr>
          <w:rFonts w:ascii="Times New Roman" w:eastAsia="Times New Roman" w:hAnsi="Times New Roman" w:cs="Times New Roman"/>
        </w:rPr>
        <w:t xml:space="preserve"> value to easily determine if the track is a MIDI track or not.</w:t>
      </w:r>
    </w:p>
    <w:p w14:paraId="5077F322" w14:textId="77777777" w:rsidR="00327F36" w:rsidRDefault="00353690">
      <w:pPr>
        <w:numPr>
          <w:ilvl w:val="0"/>
          <w:numId w:val="1"/>
        </w:numPr>
        <w:spacing w:after="0" w:line="480" w:lineRule="auto"/>
        <w:rPr>
          <w:rFonts w:ascii="Times New Roman" w:eastAsia="Times New Roman" w:hAnsi="Times New Roman" w:cs="Times New Roman"/>
        </w:rPr>
      </w:pPr>
      <w:r>
        <w:rPr>
          <w:rFonts w:ascii="Times New Roman" w:eastAsia="Times New Roman" w:hAnsi="Times New Roman" w:cs="Times New Roman"/>
        </w:rPr>
        <w:t>Project Class</w:t>
      </w:r>
    </w:p>
    <w:p w14:paraId="24B737EB" w14:textId="77777777" w:rsidR="00327F36" w:rsidRDefault="00353690">
      <w:pPr>
        <w:numPr>
          <w:ilvl w:val="1"/>
          <w:numId w:val="1"/>
        </w:num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This class is for the currently open project. It stores the name of the project and handles any functions needed for saving and exporting.</w:t>
      </w:r>
    </w:p>
    <w:p w14:paraId="23E900AC" w14:textId="77777777" w:rsidR="00327F36" w:rsidRDefault="00353690">
      <w:pPr>
        <w:numPr>
          <w:ilvl w:val="0"/>
          <w:numId w:val="1"/>
        </w:numPr>
        <w:spacing w:after="0" w:line="480" w:lineRule="auto"/>
        <w:rPr>
          <w:rFonts w:ascii="Times New Roman" w:eastAsia="Times New Roman" w:hAnsi="Times New Roman" w:cs="Times New Roman"/>
        </w:rPr>
      </w:pPr>
      <w:r>
        <w:rPr>
          <w:rFonts w:ascii="Times New Roman" w:eastAsia="Times New Roman" w:hAnsi="Times New Roman" w:cs="Times New Roman"/>
        </w:rPr>
        <w:t>MIDI Event Class</w:t>
      </w:r>
    </w:p>
    <w:p w14:paraId="3CCB9935" w14:textId="77777777" w:rsidR="00327F36" w:rsidRDefault="00353690">
      <w:pPr>
        <w:numPr>
          <w:ilvl w:val="1"/>
          <w:numId w:val="1"/>
        </w:num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This class applies to each individual MIDI event that exists on each MIDI track. Each MIDI event object holds </w:t>
      </w:r>
      <w:proofErr w:type="gramStart"/>
      <w:r>
        <w:rPr>
          <w:rFonts w:ascii="Times New Roman" w:eastAsia="Times New Roman" w:hAnsi="Times New Roman" w:cs="Times New Roman"/>
        </w:rPr>
        <w:t>a duration</w:t>
      </w:r>
      <w:proofErr w:type="gramEnd"/>
      <w:r>
        <w:rPr>
          <w:rFonts w:ascii="Times New Roman" w:eastAsia="Times New Roman" w:hAnsi="Times New Roman" w:cs="Times New Roman"/>
        </w:rPr>
        <w:t>, position, pitch, and velocity.</w:t>
      </w:r>
    </w:p>
    <w:p w14:paraId="69C14E1C" w14:textId="77777777" w:rsidR="00327F36" w:rsidRDefault="00353690">
      <w:pPr>
        <w:numPr>
          <w:ilvl w:val="0"/>
          <w:numId w:val="1"/>
        </w:numPr>
        <w:spacing w:after="0" w:line="480" w:lineRule="auto"/>
        <w:rPr>
          <w:rFonts w:ascii="Times New Roman" w:eastAsia="Times New Roman" w:hAnsi="Times New Roman" w:cs="Times New Roman"/>
        </w:rPr>
      </w:pPr>
      <w:r>
        <w:rPr>
          <w:rFonts w:ascii="Times New Roman" w:eastAsia="Times New Roman" w:hAnsi="Times New Roman" w:cs="Times New Roman"/>
        </w:rPr>
        <w:t>Editor Class</w:t>
      </w:r>
    </w:p>
    <w:p w14:paraId="37DE696E" w14:textId="77777777" w:rsidR="00327F36" w:rsidRDefault="00353690">
      <w:pPr>
        <w:numPr>
          <w:ilvl w:val="1"/>
          <w:numId w:val="1"/>
        </w:numPr>
        <w:spacing w:line="480" w:lineRule="auto"/>
        <w:rPr>
          <w:rFonts w:ascii="Times New Roman" w:eastAsia="Times New Roman" w:hAnsi="Times New Roman" w:cs="Times New Roman"/>
        </w:rPr>
      </w:pPr>
      <w:r>
        <w:rPr>
          <w:rFonts w:ascii="Times New Roman" w:eastAsia="Times New Roman" w:hAnsi="Times New Roman" w:cs="Times New Roman"/>
        </w:rPr>
        <w:t>This class functions as the editor used to edit the MIDI events in MIDI tracks. It will hold a single MIDI track object and allow for the user to add, remove, and edit the MIDI events contained in said MIDI track.</w:t>
      </w:r>
    </w:p>
    <w:p w14:paraId="1330CCAF" w14:textId="77777777" w:rsidR="00D70883"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p>
    <w:p w14:paraId="0C277F92" w14:textId="77777777" w:rsidR="00D70883" w:rsidRDefault="00D70883">
      <w:pPr>
        <w:spacing w:line="480" w:lineRule="auto"/>
        <w:rPr>
          <w:rFonts w:ascii="Times New Roman" w:eastAsia="Times New Roman" w:hAnsi="Times New Roman" w:cs="Times New Roman"/>
          <w:sz w:val="36"/>
          <w:szCs w:val="36"/>
        </w:rPr>
      </w:pPr>
    </w:p>
    <w:p w14:paraId="0C6B6045" w14:textId="77777777" w:rsidR="00D70883" w:rsidRDefault="00D70883">
      <w:pPr>
        <w:spacing w:line="480" w:lineRule="auto"/>
        <w:rPr>
          <w:rFonts w:ascii="Times New Roman" w:eastAsia="Times New Roman" w:hAnsi="Times New Roman" w:cs="Times New Roman"/>
          <w:sz w:val="36"/>
          <w:szCs w:val="36"/>
        </w:rPr>
      </w:pPr>
    </w:p>
    <w:p w14:paraId="0230BEEF" w14:textId="77777777" w:rsidR="00D70883" w:rsidRDefault="00D70883">
      <w:pPr>
        <w:spacing w:line="480" w:lineRule="auto"/>
        <w:rPr>
          <w:rFonts w:ascii="Times New Roman" w:eastAsia="Times New Roman" w:hAnsi="Times New Roman" w:cs="Times New Roman"/>
          <w:sz w:val="36"/>
          <w:szCs w:val="36"/>
        </w:rPr>
      </w:pPr>
    </w:p>
    <w:p w14:paraId="254044A2" w14:textId="77777777" w:rsidR="00D70883" w:rsidRDefault="00D70883">
      <w:pPr>
        <w:spacing w:line="480" w:lineRule="auto"/>
        <w:rPr>
          <w:rFonts w:ascii="Times New Roman" w:eastAsia="Times New Roman" w:hAnsi="Times New Roman" w:cs="Times New Roman"/>
          <w:sz w:val="36"/>
          <w:szCs w:val="36"/>
        </w:rPr>
      </w:pPr>
    </w:p>
    <w:p w14:paraId="6489A473" w14:textId="77777777" w:rsidR="00D70883" w:rsidRDefault="00D70883">
      <w:pPr>
        <w:spacing w:line="480" w:lineRule="auto"/>
        <w:rPr>
          <w:rFonts w:ascii="Times New Roman" w:eastAsia="Times New Roman" w:hAnsi="Times New Roman" w:cs="Times New Roman"/>
          <w:sz w:val="36"/>
          <w:szCs w:val="36"/>
        </w:rPr>
      </w:pPr>
    </w:p>
    <w:p w14:paraId="59D99B97" w14:textId="77777777" w:rsidR="00D70883" w:rsidRDefault="00D70883">
      <w:pPr>
        <w:spacing w:line="480" w:lineRule="auto"/>
        <w:rPr>
          <w:rFonts w:ascii="Times New Roman" w:eastAsia="Times New Roman" w:hAnsi="Times New Roman" w:cs="Times New Roman"/>
          <w:sz w:val="36"/>
          <w:szCs w:val="36"/>
        </w:rPr>
      </w:pPr>
    </w:p>
    <w:p w14:paraId="5D1381BB" w14:textId="0F76C112" w:rsidR="00327F36" w:rsidRPr="00D70883" w:rsidRDefault="00353690" w:rsidP="00D70883">
      <w:pPr>
        <w:spacing w:line="480" w:lineRule="auto"/>
        <w:ind w:firstLine="720"/>
        <w:rPr>
          <w:rFonts w:ascii="Times New Roman" w:eastAsia="Times New Roman" w:hAnsi="Times New Roman" w:cs="Times New Roman"/>
          <w:sz w:val="36"/>
          <w:szCs w:val="36"/>
        </w:rPr>
      </w:pPr>
      <w:r>
        <w:rPr>
          <w:rFonts w:ascii="Times New Roman" w:eastAsia="Times New Roman" w:hAnsi="Times New Roman" w:cs="Times New Roman"/>
          <w:sz w:val="32"/>
          <w:szCs w:val="32"/>
        </w:rPr>
        <w:lastRenderedPageBreak/>
        <w:t>Dynamic State Chart</w:t>
      </w:r>
    </w:p>
    <w:p w14:paraId="5064D1AD"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0F16CFC5" wp14:editId="792D6E96">
            <wp:extent cx="5943600" cy="5295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5295900"/>
                    </a:xfrm>
                    <a:prstGeom prst="rect">
                      <a:avLst/>
                    </a:prstGeom>
                    <a:ln/>
                  </pic:spPr>
                </pic:pic>
              </a:graphicData>
            </a:graphic>
          </wp:inline>
        </w:drawing>
      </w:r>
    </w:p>
    <w:p w14:paraId="46CCC585" w14:textId="77777777" w:rsidR="00327F36" w:rsidRDefault="00353690">
      <w:pPr>
        <w:spacing w:line="480" w:lineRule="auto"/>
        <w:jc w:val="center"/>
        <w:rPr>
          <w:rFonts w:ascii="Times New Roman" w:eastAsia="Times New Roman" w:hAnsi="Times New Roman" w:cs="Times New Roman"/>
        </w:rPr>
      </w:pPr>
      <w:r>
        <w:rPr>
          <w:rFonts w:ascii="Times New Roman" w:eastAsia="Times New Roman" w:hAnsi="Times New Roman" w:cs="Times New Roman"/>
        </w:rPr>
        <w:t>Figure 3: DAW State Chart</w:t>
      </w:r>
    </w:p>
    <w:p w14:paraId="38C259D5"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2"/>
          <w:szCs w:val="32"/>
        </w:rPr>
        <w:t>States</w:t>
      </w:r>
    </w:p>
    <w:p w14:paraId="12FD040B"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The user runs the software on their PC</w:t>
      </w:r>
    </w:p>
    <w:p w14:paraId="0F90CE4D"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The program starts </w:t>
      </w:r>
      <w:proofErr w:type="gramStart"/>
      <w:r>
        <w:rPr>
          <w:rFonts w:ascii="Times New Roman" w:eastAsia="Times New Roman" w:hAnsi="Times New Roman" w:cs="Times New Roman"/>
        </w:rPr>
        <w:t>at</w:t>
      </w:r>
      <w:proofErr w:type="gramEnd"/>
      <w:r>
        <w:rPr>
          <w:rFonts w:ascii="Times New Roman" w:eastAsia="Times New Roman" w:hAnsi="Times New Roman" w:cs="Times New Roman"/>
        </w:rPr>
        <w:t xml:space="preserve"> the menu with a blank timeline</w:t>
      </w:r>
    </w:p>
    <w:p w14:paraId="41470B35"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1: Create new project</w:t>
      </w:r>
    </w:p>
    <w:p w14:paraId="5D85C2AC"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The user clicks a button that creates a new project, removing anything that is currently on the timeline or elsewhere, leaving the timeline blank</w:t>
      </w:r>
    </w:p>
    <w:p w14:paraId="6F8A3931"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2: Open existing project</w:t>
      </w:r>
    </w:p>
    <w:p w14:paraId="24C0FE8B"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The user clicks a button that allows them to open a project that is already saved onto their computer. This will load all MIDI tracks and audio files that exist as part of that project onto the timeline for the user to continue working on it.</w:t>
      </w:r>
    </w:p>
    <w:p w14:paraId="1AF1EA26"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3: Import audio file</w:t>
      </w:r>
    </w:p>
    <w:p w14:paraId="4DB06A80"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The user clicks a button that allows them to import an existing audio file, then proceeds to state 6.</w:t>
      </w:r>
    </w:p>
    <w:p w14:paraId="03F2A145"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4: Import MIDI file</w:t>
      </w:r>
    </w:p>
    <w:p w14:paraId="0E2195B5"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The user clicks a button that allows them to import an existing MIDI file, then proceeds to state 6. If the MIDI file has multiple MIDI tracks, they will be separated into individual MIDI tracks.</w:t>
      </w:r>
    </w:p>
    <w:p w14:paraId="3978F8BA"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5: Create new MIDI track</w:t>
      </w:r>
    </w:p>
    <w:p w14:paraId="70EAC558"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The user clicks a button that creates a new MIDI track, then proceeds to state 6.</w:t>
      </w:r>
    </w:p>
    <w:p w14:paraId="79A1AFA2"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6: Place onto timeline</w:t>
      </w:r>
    </w:p>
    <w:p w14:paraId="4ADBE4FE"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The software automatically places the item onto the timeline in the next empty track.</w:t>
      </w:r>
    </w:p>
    <w:p w14:paraId="70ECC9F3"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7: Open track in editor</w:t>
      </w:r>
    </w:p>
    <w:p w14:paraId="470C5BC6"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The user selects a MIDI track to open in the MIDI editor. The software will display a zoomed in version of the MIDI track with more detailed information about the MIDI events contained within the MIDI track.</w:t>
      </w:r>
    </w:p>
    <w:p w14:paraId="4029955E"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8: Place MIDI event</w:t>
      </w:r>
    </w:p>
    <w:p w14:paraId="16541A35"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The user creates a new MIDI event that is added to the MIDI track.</w:t>
      </w:r>
    </w:p>
    <w:p w14:paraId="337E1BAD"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9: Delete MIDI event</w:t>
      </w:r>
    </w:p>
    <w:p w14:paraId="07F88D13"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The user deletes an existing MIDI event from the MIDI track.</w:t>
      </w:r>
    </w:p>
    <w:p w14:paraId="6548C17B"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10: Edit MIDI event</w:t>
      </w:r>
    </w:p>
    <w:p w14:paraId="333372A3"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The user edits any MIDI event that is a part of the open MIDI track. This includes adjusting the pitch, the duration, the velocity, the timing</w:t>
      </w:r>
    </w:p>
    <w:p w14:paraId="57C1A0B8"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11: Close track editor</w:t>
      </w:r>
    </w:p>
    <w:p w14:paraId="3A3F93F4"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The user closes the track editor which updates the corresponding MIDI track on the timeline to include any changes that were made while the editor was open.</w:t>
      </w:r>
    </w:p>
    <w:p w14:paraId="341BBAB4"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12: Save project</w:t>
      </w:r>
    </w:p>
    <w:p w14:paraId="26D654AC"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The user clicks a button to save the current project onto their computer. All MIDI tracks and audio files that are currently on the timeline are saved in a project folder.</w:t>
      </w:r>
    </w:p>
    <w:p w14:paraId="077B16B1"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13: Export project</w:t>
      </w:r>
    </w:p>
    <w:p w14:paraId="18222D5D" w14:textId="77777777" w:rsidR="00327F36" w:rsidRDefault="00353690">
      <w:pPr>
        <w:numPr>
          <w:ilvl w:val="1"/>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The user clicks a button to export the current project. All MIDI tracks and audio files that are currently on the timeline are compiled together into a single audio file that is saved to a location decided by the user.</w:t>
      </w:r>
    </w:p>
    <w:p w14:paraId="723310F0" w14:textId="77777777" w:rsidR="00327F36" w:rsidRDefault="00353690">
      <w:pPr>
        <w:numPr>
          <w:ilvl w:val="0"/>
          <w:numId w:val="2"/>
        </w:numPr>
        <w:spacing w:after="0" w:line="480" w:lineRule="auto"/>
        <w:rPr>
          <w:rFonts w:ascii="Times New Roman" w:eastAsia="Times New Roman" w:hAnsi="Times New Roman" w:cs="Times New Roman"/>
        </w:rPr>
      </w:pPr>
      <w:r>
        <w:rPr>
          <w:rFonts w:ascii="Times New Roman" w:eastAsia="Times New Roman" w:hAnsi="Times New Roman" w:cs="Times New Roman"/>
        </w:rPr>
        <w:t>State 14: Quit</w:t>
      </w:r>
    </w:p>
    <w:p w14:paraId="2C1DC452" w14:textId="77777777" w:rsidR="00327F36" w:rsidRDefault="00353690">
      <w:pPr>
        <w:numPr>
          <w:ilvl w:val="1"/>
          <w:numId w:val="2"/>
        </w:num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The user clicks a button to close the program.</w:t>
      </w:r>
    </w:p>
    <w:p w14:paraId="0D013E75"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03C5B89E" w14:textId="77777777" w:rsidR="00327F36" w:rsidRDefault="0035369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2"/>
          <w:szCs w:val="32"/>
        </w:rPr>
        <w:t>Transitions</w:t>
      </w:r>
    </w:p>
    <w:p w14:paraId="53483C05"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 xml:space="preserve">Upon opening the program, the user will be met with a blank timeline. From the menu at the top of the window, they will be able to select </w:t>
      </w:r>
      <w:proofErr w:type="gramStart"/>
      <w:r>
        <w:rPr>
          <w:rFonts w:ascii="Times New Roman" w:eastAsia="Times New Roman" w:hAnsi="Times New Roman" w:cs="Times New Roman"/>
        </w:rPr>
        <w:t>a number of</w:t>
      </w:r>
      <w:proofErr w:type="gramEnd"/>
      <w:r>
        <w:rPr>
          <w:rFonts w:ascii="Times New Roman" w:eastAsia="Times New Roman" w:hAnsi="Times New Roman" w:cs="Times New Roman"/>
        </w:rPr>
        <w:t xml:space="preserve"> different options, some leading directly back to the main screen, some opening the file manager to either open a file or save to a location before leading back to the main screen or simply quitting the program. From the main screen, the user will be able to open a MIDI track in the editor, which will open a new screen as the editor. This screen will remain unt</w:t>
      </w:r>
      <w:r>
        <w:rPr>
          <w:rFonts w:ascii="Times New Roman" w:eastAsia="Times New Roman" w:hAnsi="Times New Roman" w:cs="Times New Roman"/>
        </w:rPr>
        <w:t>il the user decides to close it, which will then take them back to the main screen.</w:t>
      </w:r>
    </w:p>
    <w:p w14:paraId="1533759E" w14:textId="77777777" w:rsidR="00327F36" w:rsidRDefault="00327F36">
      <w:pPr>
        <w:spacing w:line="480" w:lineRule="auto"/>
        <w:rPr>
          <w:rFonts w:ascii="Times New Roman" w:eastAsia="Times New Roman" w:hAnsi="Times New Roman" w:cs="Times New Roman"/>
          <w:sz w:val="36"/>
          <w:szCs w:val="36"/>
        </w:rPr>
      </w:pPr>
    </w:p>
    <w:p w14:paraId="7233F427" w14:textId="77777777" w:rsidR="00327F36" w:rsidRDefault="00327F36">
      <w:pPr>
        <w:spacing w:line="480" w:lineRule="auto"/>
        <w:rPr>
          <w:rFonts w:ascii="Times New Roman" w:eastAsia="Times New Roman" w:hAnsi="Times New Roman" w:cs="Times New Roman"/>
          <w:sz w:val="36"/>
          <w:szCs w:val="36"/>
        </w:rPr>
      </w:pPr>
    </w:p>
    <w:p w14:paraId="4E2A807E" w14:textId="77777777" w:rsidR="00327F36" w:rsidRDefault="00327F36">
      <w:pPr>
        <w:spacing w:line="480" w:lineRule="auto"/>
        <w:rPr>
          <w:rFonts w:ascii="Times New Roman" w:eastAsia="Times New Roman" w:hAnsi="Times New Roman" w:cs="Times New Roman"/>
          <w:sz w:val="36"/>
          <w:szCs w:val="36"/>
        </w:rPr>
      </w:pPr>
    </w:p>
    <w:p w14:paraId="4F903338" w14:textId="77777777" w:rsidR="00327F36" w:rsidRDefault="00327F36">
      <w:pPr>
        <w:spacing w:line="480" w:lineRule="auto"/>
        <w:rPr>
          <w:rFonts w:ascii="Times New Roman" w:eastAsia="Times New Roman" w:hAnsi="Times New Roman" w:cs="Times New Roman"/>
          <w:sz w:val="36"/>
          <w:szCs w:val="36"/>
        </w:rPr>
      </w:pPr>
    </w:p>
    <w:p w14:paraId="6A09D630" w14:textId="77777777" w:rsidR="00327F36" w:rsidRDefault="00327F36">
      <w:pPr>
        <w:spacing w:line="480" w:lineRule="auto"/>
        <w:rPr>
          <w:rFonts w:ascii="Times New Roman" w:eastAsia="Times New Roman" w:hAnsi="Times New Roman" w:cs="Times New Roman"/>
          <w:sz w:val="36"/>
          <w:szCs w:val="36"/>
        </w:rPr>
      </w:pPr>
    </w:p>
    <w:p w14:paraId="166AF064" w14:textId="77777777" w:rsidR="00327F36" w:rsidRDefault="00327F36">
      <w:pPr>
        <w:spacing w:line="480" w:lineRule="auto"/>
        <w:rPr>
          <w:rFonts w:ascii="Times New Roman" w:eastAsia="Times New Roman" w:hAnsi="Times New Roman" w:cs="Times New Roman"/>
          <w:sz w:val="36"/>
          <w:szCs w:val="36"/>
        </w:rPr>
      </w:pPr>
    </w:p>
    <w:p w14:paraId="1F94F6F6"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Specification Dataflow Diagram</w:t>
      </w:r>
    </w:p>
    <w:p w14:paraId="30D2EB8C"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ab/>
        <w:t>This is a specification data flow diagram that showcases a few of the interactions a user could have with the software. Shown here is the user opening a project, opening a track in the editor and using it to edit a MIDI track, closing the editor, and saving the project.(“programming MIDI”, 2020)</w:t>
      </w:r>
    </w:p>
    <w:p w14:paraId="26A32BD5" w14:textId="77777777" w:rsidR="00327F36" w:rsidRDefault="00353690">
      <w:pPr>
        <w:spacing w:line="480" w:lineRule="auto"/>
        <w:rPr>
          <w:rFonts w:ascii="Times New Roman" w:eastAsia="Times New Roman" w:hAnsi="Times New Roman" w:cs="Times New Roman"/>
          <w:sz w:val="36"/>
          <w:szCs w:val="36"/>
        </w:rPr>
      </w:pPr>
      <w:commentRangeStart w:id="34"/>
      <w:r>
        <w:rPr>
          <w:rFonts w:ascii="Times New Roman" w:eastAsia="Times New Roman" w:hAnsi="Times New Roman" w:cs="Times New Roman"/>
          <w:noProof/>
          <w:sz w:val="36"/>
          <w:szCs w:val="36"/>
        </w:rPr>
        <w:drawing>
          <wp:inline distT="114300" distB="114300" distL="114300" distR="114300" wp14:anchorId="5EF86F45" wp14:editId="7BD190CA">
            <wp:extent cx="5943600" cy="4902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4902200"/>
                    </a:xfrm>
                    <a:prstGeom prst="rect">
                      <a:avLst/>
                    </a:prstGeom>
                    <a:ln/>
                  </pic:spPr>
                </pic:pic>
              </a:graphicData>
            </a:graphic>
          </wp:inline>
        </w:drawing>
      </w:r>
      <w:commentRangeEnd w:id="34"/>
      <w:r>
        <w:rPr>
          <w:rStyle w:val="CommentReference"/>
        </w:rPr>
        <w:commentReference w:id="34"/>
      </w:r>
    </w:p>
    <w:p w14:paraId="5CD55947" w14:textId="77777777" w:rsidR="00327F36" w:rsidRDefault="00353690">
      <w:pPr>
        <w:spacing w:line="480" w:lineRule="auto"/>
        <w:jc w:val="center"/>
        <w:rPr>
          <w:rFonts w:ascii="Times New Roman" w:eastAsia="Times New Roman" w:hAnsi="Times New Roman" w:cs="Times New Roman"/>
        </w:rPr>
      </w:pPr>
      <w:r>
        <w:rPr>
          <w:rFonts w:ascii="Times New Roman" w:eastAsia="Times New Roman" w:hAnsi="Times New Roman" w:cs="Times New Roman"/>
        </w:rPr>
        <w:t>Figure 4:DAW Dataflow Diagram</w:t>
      </w:r>
    </w:p>
    <w:p w14:paraId="7FCEDCE5" w14:textId="77777777" w:rsidR="00327F36" w:rsidRDefault="00353690">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The user opens an existing project they have worked on and saved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their computer previously. This causes all the tracks that belong to that project to be placed onto the timeline.</w:t>
      </w:r>
    </w:p>
    <w:p w14:paraId="3DFD30CE" w14:textId="77777777" w:rsidR="00327F36" w:rsidRDefault="00353690">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The user selects a track to open in the editor. If this track is a MIDI track, this action is successful, and the track is passed into the editor class.</w:t>
      </w:r>
    </w:p>
    <w:p w14:paraId="3546332A" w14:textId="77777777" w:rsidR="00327F36" w:rsidRDefault="00353690">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The user edits a MIDI event in the track they had opened using the editor. It passes any changes made to existing MIDI events, deletes any existing MIDI events that the user decides to delete, and creates new MIDI events that the user decides to create. These changes, removals, and editions are passed back to the editor so that the user may edit them further should they decide to.</w:t>
      </w:r>
    </w:p>
    <w:p w14:paraId="6125B46A" w14:textId="77777777" w:rsidR="00327F36" w:rsidRDefault="00353690">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The user closes the editor. The track that is currently open in the editor is updated with the new information of changes made by the editor. The updated track is then placed back onto the timeline.</w:t>
      </w:r>
    </w:p>
    <w:p w14:paraId="7E871E65" w14:textId="77777777" w:rsidR="00327F36" w:rsidRDefault="00353690">
      <w:pPr>
        <w:numPr>
          <w:ilvl w:val="0"/>
          <w:numId w:val="3"/>
        </w:numPr>
        <w:spacing w:line="480" w:lineRule="auto"/>
        <w:rPr>
          <w:rFonts w:ascii="Times New Roman" w:eastAsia="Times New Roman" w:hAnsi="Times New Roman" w:cs="Times New Roman"/>
        </w:rPr>
      </w:pPr>
      <w:r>
        <w:rPr>
          <w:rFonts w:ascii="Times New Roman" w:eastAsia="Times New Roman" w:hAnsi="Times New Roman" w:cs="Times New Roman"/>
        </w:rPr>
        <w:t xml:space="preserve">The user saves the project so they can work on it more </w:t>
      </w:r>
      <w:proofErr w:type="gramStart"/>
      <w:r>
        <w:rPr>
          <w:rFonts w:ascii="Times New Roman" w:eastAsia="Times New Roman" w:hAnsi="Times New Roman" w:cs="Times New Roman"/>
        </w:rPr>
        <w:t>at a later time</w:t>
      </w:r>
      <w:proofErr w:type="gramEnd"/>
      <w:r>
        <w:rPr>
          <w:rFonts w:ascii="Times New Roman" w:eastAsia="Times New Roman" w:hAnsi="Times New Roman" w:cs="Times New Roman"/>
        </w:rPr>
        <w:t>. The current timeline is saved into the project folder on the user’s computer.</w:t>
      </w:r>
    </w:p>
    <w:p w14:paraId="20A60B5E"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Components/Tools Needed</w:t>
      </w:r>
    </w:p>
    <w:p w14:paraId="1D0EE699"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sz w:val="36"/>
          <w:szCs w:val="36"/>
        </w:rPr>
        <w:tab/>
      </w:r>
      <w:r>
        <w:rPr>
          <w:rFonts w:ascii="Times New Roman" w:eastAsia="Times New Roman" w:hAnsi="Times New Roman" w:cs="Times New Roman"/>
        </w:rPr>
        <w:t xml:space="preserve">The creation of this software will require several programs and tools as directed by one of the team members who is a musician who is most familiar with the development and necessities of Digital Audio Workstations(“Two Lies and a Truth”, 2025). Git will be </w:t>
      </w:r>
      <w:proofErr w:type="spellStart"/>
      <w:proofErr w:type="gramStart"/>
      <w:r>
        <w:rPr>
          <w:rFonts w:ascii="Times New Roman" w:eastAsia="Times New Roman" w:hAnsi="Times New Roman" w:cs="Times New Roman"/>
        </w:rPr>
        <w:t>a</w:t>
      </w:r>
      <w:proofErr w:type="spellEnd"/>
      <w:proofErr w:type="gramEnd"/>
      <w:r>
        <w:rPr>
          <w:rFonts w:ascii="Times New Roman" w:eastAsia="Times New Roman" w:hAnsi="Times New Roman" w:cs="Times New Roman"/>
        </w:rPr>
        <w:t xml:space="preserve"> important tool to keep track of the program and to share amongst the developers while being able to rollback to any previous versions. All the developers will need some form of compiler to write the code and test the program </w:t>
      </w:r>
      <w:proofErr w:type="gramStart"/>
      <w:r>
        <w:rPr>
          <w:rFonts w:ascii="Times New Roman" w:eastAsia="Times New Roman" w:hAnsi="Times New Roman" w:cs="Times New Roman"/>
        </w:rPr>
        <w:t>as</w:t>
      </w:r>
      <w:proofErr w:type="gramEnd"/>
      <w:r>
        <w:rPr>
          <w:rFonts w:ascii="Times New Roman" w:eastAsia="Times New Roman" w:hAnsi="Times New Roman" w:cs="Times New Roman"/>
        </w:rPr>
        <w:t xml:space="preserve"> bug testing. There will </w:t>
      </w:r>
      <w:r>
        <w:rPr>
          <w:rFonts w:ascii="Times New Roman" w:eastAsia="Times New Roman" w:hAnsi="Times New Roman" w:cs="Times New Roman"/>
        </w:rPr>
        <w:t xml:space="preserve">is also a need to have another operating system-based </w:t>
      </w:r>
      <w:r>
        <w:rPr>
          <w:rFonts w:ascii="Times New Roman" w:eastAsia="Times New Roman" w:hAnsi="Times New Roman" w:cs="Times New Roman"/>
        </w:rPr>
        <w:lastRenderedPageBreak/>
        <w:t xml:space="preserve">computer such as a Linux machine to test the compatibility of the software. The team will also need to have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access to midi instruments to test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compatibility with them as peripherals that can interface into the software</w:t>
      </w:r>
    </w:p>
    <w:p w14:paraId="5FB14011"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Citations</w:t>
      </w:r>
    </w:p>
    <w:p w14:paraId="2DF3A6C4"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 xml:space="preserve">Smith, B. (2025, August 22). Two Lies and a Truth [Review of Two Lies and a Truth]. </w:t>
      </w:r>
      <w:proofErr w:type="gramStart"/>
      <w:r>
        <w:rPr>
          <w:rFonts w:ascii="Times New Roman" w:eastAsia="Times New Roman" w:hAnsi="Times New Roman" w:cs="Times New Roman"/>
        </w:rPr>
        <w:t>Spotify;</w:t>
      </w:r>
      <w:proofErr w:type="gramEnd"/>
      <w:r>
        <w:rPr>
          <w:rFonts w:ascii="Times New Roman" w:eastAsia="Times New Roman" w:hAnsi="Times New Roman" w:cs="Times New Roman"/>
        </w:rPr>
        <w:t xml:space="preserve"> Benevolence Lost. </w:t>
      </w:r>
      <w:hyperlink r:id="rId15">
        <w:r w:rsidR="00327F36">
          <w:rPr>
            <w:rFonts w:ascii="Times New Roman" w:eastAsia="Times New Roman" w:hAnsi="Times New Roman" w:cs="Times New Roman"/>
            <w:color w:val="467886"/>
            <w:u w:val="single"/>
          </w:rPr>
          <w:t>https://open.spotify.com/track/0IZpv69vU4A9F7LDIl0tZ5?si=a2511c1b050243c7</w:t>
        </w:r>
      </w:hyperlink>
    </w:p>
    <w:p w14:paraId="775177D4"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 xml:space="preserve">javidx9. (2020, March 8). </w:t>
      </w:r>
      <w:r>
        <w:rPr>
          <w:rFonts w:ascii="Times New Roman" w:eastAsia="Times New Roman" w:hAnsi="Times New Roman" w:cs="Times New Roman"/>
          <w:i/>
          <w:iCs/>
        </w:rPr>
        <w:t>Programming MIDI</w:t>
      </w:r>
      <w:r>
        <w:rPr>
          <w:rFonts w:ascii="Times New Roman" w:eastAsia="Times New Roman" w:hAnsi="Times New Roman" w:cs="Times New Roman"/>
        </w:rPr>
        <w:t xml:space="preserve"> [Video]. YouTube. </w:t>
      </w:r>
      <w:hyperlink r:id="rId16">
        <w:r w:rsidR="00327F36">
          <w:rPr>
            <w:rFonts w:ascii="Times New Roman" w:eastAsia="Times New Roman" w:hAnsi="Times New Roman" w:cs="Times New Roman"/>
            <w:color w:val="467886"/>
            <w:u w:val="single"/>
          </w:rPr>
          <w:t>https://www.youtube.com/watch?v=040BKtnDdg0</w:t>
        </w:r>
      </w:hyperlink>
    </w:p>
    <w:p w14:paraId="0B6EFCED"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i/>
          <w:iCs/>
        </w:rPr>
        <w:t>Create your best music | FL Studio</w:t>
      </w:r>
      <w:r>
        <w:rPr>
          <w:rFonts w:ascii="Times New Roman" w:eastAsia="Times New Roman" w:hAnsi="Times New Roman" w:cs="Times New Roman"/>
        </w:rPr>
        <w:t>. (n.d.). https://www.image-line.com/</w:t>
      </w:r>
    </w:p>
    <w:p w14:paraId="3BE9BBC8"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i/>
          <w:iCs/>
        </w:rPr>
        <w:t>Creative tools for music makers | Ableton</w:t>
      </w:r>
      <w:r>
        <w:rPr>
          <w:rFonts w:ascii="Times New Roman" w:eastAsia="Times New Roman" w:hAnsi="Times New Roman" w:cs="Times New Roman"/>
        </w:rPr>
        <w:t xml:space="preserve">. (n.d.). </w:t>
      </w:r>
      <w:hyperlink r:id="rId17">
        <w:r w:rsidR="00327F36">
          <w:rPr>
            <w:rFonts w:ascii="Times New Roman" w:eastAsia="Times New Roman" w:hAnsi="Times New Roman" w:cs="Times New Roman"/>
            <w:color w:val="467886"/>
            <w:u w:val="single"/>
          </w:rPr>
          <w:t>https://www.ableton.com/en/</w:t>
        </w:r>
      </w:hyperlink>
    </w:p>
    <w:p w14:paraId="10D5BD87"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Appendix: Glossary of Terms</w:t>
      </w:r>
    </w:p>
    <w:p w14:paraId="72D49DA9"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MIDI track</w:t>
      </w:r>
      <w:r>
        <w:rPr>
          <w:rFonts w:ascii="Times New Roman" w:eastAsia="Times New Roman" w:hAnsi="Times New Roman" w:cs="Times New Roman"/>
        </w:rPr>
        <w:t xml:space="preserve"> - a collection of MIDI events assigned to a single MIDI instrument that will “play” those MIDI events</w:t>
      </w:r>
    </w:p>
    <w:p w14:paraId="61B15062"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Timeline</w:t>
      </w:r>
      <w:r>
        <w:rPr>
          <w:rFonts w:ascii="Times New Roman" w:eastAsia="Times New Roman" w:hAnsi="Times New Roman" w:cs="Times New Roman"/>
        </w:rPr>
        <w:t xml:space="preserve"> - An area of the UI where MIDI tracks are displayed simultaneously</w:t>
      </w:r>
    </w:p>
    <w:p w14:paraId="6A65A055"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MIDI event</w:t>
      </w:r>
      <w:r>
        <w:rPr>
          <w:rFonts w:ascii="Times New Roman" w:eastAsia="Times New Roman" w:hAnsi="Times New Roman" w:cs="Times New Roman"/>
        </w:rPr>
        <w:t xml:space="preserve"> - a section of a midi file that contains a note, the MIDI instrument that plays that note, the velocity of that note, and the amount of time between that note and the previous note</w:t>
      </w:r>
    </w:p>
    <w:p w14:paraId="57C4C9D3"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Time signature</w:t>
      </w:r>
      <w:r>
        <w:rPr>
          <w:rFonts w:ascii="Times New Roman" w:eastAsia="Times New Roman" w:hAnsi="Times New Roman" w:cs="Times New Roman"/>
        </w:rPr>
        <w:t xml:space="preserve"> - A fraction value that represents the number of beats in a measure (top number) and what division/subdivision the measure is counted in (bottom number). Example: The time </w:t>
      </w:r>
      <w:r>
        <w:rPr>
          <w:rFonts w:ascii="Times New Roman" w:eastAsia="Times New Roman" w:hAnsi="Times New Roman" w:cs="Times New Roman"/>
        </w:rPr>
        <w:lastRenderedPageBreak/>
        <w:t>signature 3/4 will have three beats and the length of each beat will be a quarter note. The time signature 7/8 will have seven beats and the length of each beat will be an eighth note.</w:t>
      </w:r>
    </w:p>
    <w:p w14:paraId="337F818A"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Velocity </w:t>
      </w:r>
      <w:r>
        <w:rPr>
          <w:rFonts w:ascii="Times New Roman" w:eastAsia="Times New Roman" w:hAnsi="Times New Roman" w:cs="Times New Roman"/>
        </w:rPr>
        <w:t>- The volume of a midi event, an integer in the range 0-127</w:t>
      </w:r>
    </w:p>
    <w:p w14:paraId="3D995576"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MIDI instrument</w:t>
      </w:r>
      <w:r>
        <w:rPr>
          <w:rFonts w:ascii="Times New Roman" w:eastAsia="Times New Roman" w:hAnsi="Times New Roman" w:cs="Times New Roman"/>
        </w:rPr>
        <w:t xml:space="preserve"> - A virtual instrument that reads MIDI events and plays sounds at the pitch, velocity, and timing defined by the MIDI events using a sound type specific to the MIDI instrument</w:t>
      </w:r>
    </w:p>
    <w:p w14:paraId="3E7070E6"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MIDI peripheral</w:t>
      </w:r>
      <w:r>
        <w:rPr>
          <w:rFonts w:ascii="Times New Roman" w:eastAsia="Times New Roman" w:hAnsi="Times New Roman" w:cs="Times New Roman"/>
        </w:rPr>
        <w:t xml:space="preserve"> - A physical instrument that has digital capabilities</w:t>
      </w:r>
    </w:p>
    <w:p w14:paraId="7AA80A02"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MIDI file</w:t>
      </w:r>
      <w:r>
        <w:rPr>
          <w:rFonts w:ascii="Times New Roman" w:eastAsia="Times New Roman" w:hAnsi="Times New Roman" w:cs="Times New Roman"/>
        </w:rPr>
        <w:t xml:space="preserve"> - A file that contains one or more MIDI tracks</w:t>
      </w:r>
    </w:p>
    <w:p w14:paraId="1B94E27E"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Measure</w:t>
      </w:r>
      <w:r>
        <w:rPr>
          <w:rFonts w:ascii="Times New Roman" w:eastAsia="Times New Roman" w:hAnsi="Times New Roman" w:cs="Times New Roman"/>
        </w:rPr>
        <w:t xml:space="preserve"> - A grouping of beats, of which the number of beats is defined by the time signature</w:t>
      </w:r>
    </w:p>
    <w:p w14:paraId="39C1C7AD"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Beat</w:t>
      </w:r>
      <w:r>
        <w:rPr>
          <w:rFonts w:ascii="Times New Roman" w:eastAsia="Times New Roman" w:hAnsi="Times New Roman" w:cs="Times New Roman"/>
        </w:rPr>
        <w:t xml:space="preserve"> - a single segment of a measure</w:t>
      </w:r>
    </w:p>
    <w:p w14:paraId="5A1611C3"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 a sound of a certain division/subdivision that has a pitch. A note is named by its pitch. This can be any one of the following, starting from the lowest pitch to the highest pitch: C, C#/Db, D, D#/Eb, E, F, F#/Gb, G, G#/Ab, A, A#/Bb, B. This letter is followed by a number that determines the octave.</w:t>
      </w:r>
    </w:p>
    <w:p w14:paraId="1BB43E7C"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Semitone</w:t>
      </w:r>
      <w:r>
        <w:rPr>
          <w:rFonts w:ascii="Times New Roman" w:eastAsia="Times New Roman" w:hAnsi="Times New Roman" w:cs="Times New Roman"/>
        </w:rPr>
        <w:t xml:space="preserve"> - The figurative distance between two adjacent notes in terms of pitch. For example, the difference between E and F is one semitone, and the distance between G and A is two semitones as the note G#/Ab is between G and A</w:t>
      </w:r>
    </w:p>
    <w:p w14:paraId="6CCDC9F3"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Sharp</w:t>
      </w:r>
      <w:r>
        <w:rPr>
          <w:rFonts w:ascii="Times New Roman" w:eastAsia="Times New Roman" w:hAnsi="Times New Roman" w:cs="Times New Roman"/>
        </w:rPr>
        <w:t xml:space="preserve"> - a note is sharp if it is one semitone higher than the root letter. This is denoted by the # symbol. For example, a note that is one semitone higher than A would be A#</w:t>
      </w:r>
    </w:p>
    <w:p w14:paraId="2DC9643E"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Flat</w:t>
      </w:r>
      <w:r>
        <w:rPr>
          <w:rFonts w:ascii="Times New Roman" w:eastAsia="Times New Roman" w:hAnsi="Times New Roman" w:cs="Times New Roman"/>
        </w:rPr>
        <w:t xml:space="preserve"> - a note is flat if it is one semitone lower than the root letter. This is denoted by the letter ‘b’, lowercase is required. For example, a note that is one semitone lower than A would be Ab</w:t>
      </w:r>
    </w:p>
    <w:p w14:paraId="221766D5"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Octave</w:t>
      </w:r>
      <w:r>
        <w:rPr>
          <w:rFonts w:ascii="Times New Roman" w:eastAsia="Times New Roman" w:hAnsi="Times New Roman" w:cs="Times New Roman"/>
        </w:rPr>
        <w:t xml:space="preserve"> - a grouping of one of each of the 12 notes, starting at C, that increases sequentially until it ends at B. The higher the number </w:t>
      </w:r>
      <w:proofErr w:type="gramStart"/>
      <w:r>
        <w:rPr>
          <w:rFonts w:ascii="Times New Roman" w:eastAsia="Times New Roman" w:hAnsi="Times New Roman" w:cs="Times New Roman"/>
        </w:rPr>
        <w:t>of the octave</w:t>
      </w:r>
      <w:proofErr w:type="gramEnd"/>
      <w:r>
        <w:rPr>
          <w:rFonts w:ascii="Times New Roman" w:eastAsia="Times New Roman" w:hAnsi="Times New Roman" w:cs="Times New Roman"/>
        </w:rPr>
        <w:t xml:space="preserve">, the higher the pitch of the notes in said </w:t>
      </w:r>
      <w:proofErr w:type="gramStart"/>
      <w:r>
        <w:rPr>
          <w:rFonts w:ascii="Times New Roman" w:eastAsia="Times New Roman" w:hAnsi="Times New Roman" w:cs="Times New Roman"/>
        </w:rPr>
        <w:t>octave</w:t>
      </w:r>
      <w:proofErr w:type="gramEnd"/>
      <w:r>
        <w:rPr>
          <w:rFonts w:ascii="Times New Roman" w:eastAsia="Times New Roman" w:hAnsi="Times New Roman" w:cs="Times New Roman"/>
        </w:rPr>
        <w:t xml:space="preserve"> are.</w:t>
      </w:r>
    </w:p>
    <w:p w14:paraId="76D0B7B7"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Division/subdivision</w:t>
      </w:r>
      <w:r>
        <w:rPr>
          <w:rFonts w:ascii="Times New Roman" w:eastAsia="Times New Roman" w:hAnsi="Times New Roman" w:cs="Times New Roman"/>
        </w:rPr>
        <w:t xml:space="preserve"> - The length of a note measured in beats. This starts at a whole note (4 quarter notes), then can be divided by 2 sequentially to create shorter notes that are half the length of the next largest note. Whole note, half note, quarter note, eighth note, etc.</w:t>
      </w:r>
    </w:p>
    <w:p w14:paraId="4024EC7A"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Tempo</w:t>
      </w:r>
      <w:r>
        <w:rPr>
          <w:rFonts w:ascii="Times New Roman" w:eastAsia="Times New Roman" w:hAnsi="Times New Roman" w:cs="Times New Roman"/>
        </w:rPr>
        <w:t xml:space="preserve"> - The speed of the music, measured in beats per minute (BPM)</w:t>
      </w:r>
    </w:p>
    <w:p w14:paraId="6390EE0B"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Project </w:t>
      </w:r>
      <w:r>
        <w:rPr>
          <w:rFonts w:ascii="Times New Roman" w:eastAsia="Times New Roman" w:hAnsi="Times New Roman" w:cs="Times New Roman"/>
        </w:rPr>
        <w:t>- The complete collection of MIDI files and audio files that are currently open on the timeline</w:t>
      </w:r>
    </w:p>
    <w:p w14:paraId="4A090126"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Editor </w:t>
      </w:r>
      <w:r>
        <w:rPr>
          <w:rFonts w:ascii="Times New Roman" w:eastAsia="Times New Roman" w:hAnsi="Times New Roman" w:cs="Times New Roman"/>
        </w:rPr>
        <w:t>- A function of the program that will allow MIDI files to be edited by adding, removing, moving, and/or changing velocity of MIDI events in a track.</w:t>
      </w:r>
    </w:p>
    <w:p w14:paraId="567DF0E3"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DAW (Digital audio workstation) </w:t>
      </w:r>
      <w:r>
        <w:rPr>
          <w:rFonts w:ascii="Times New Roman" w:eastAsia="Times New Roman" w:hAnsi="Times New Roman" w:cs="Times New Roman"/>
        </w:rPr>
        <w:t>- A software that allows for the creation of digital music and audio</w:t>
      </w:r>
    </w:p>
    <w:p w14:paraId="388F0563"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Appendix: Team Details</w:t>
      </w:r>
    </w:p>
    <w:p w14:paraId="61CE8765"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t xml:space="preserve">This document was written in cooperation with all team members over the course of three weeks, it was a team effort under the leadership of Clayton Sanner. Contributors are outlined as such based on the sections they contributed to the most </w:t>
      </w:r>
    </w:p>
    <w:p w14:paraId="4B2D2520" w14:textId="77777777" w:rsidR="00327F36" w:rsidRDefault="00353690">
      <w:pPr>
        <w:numPr>
          <w:ilvl w:val="0"/>
          <w:numId w:val="5"/>
        </w:numPr>
        <w:pBdr>
          <w:top w:val="nil"/>
          <w:left w:val="nil"/>
          <w:bottom w:val="nil"/>
          <w:right w:val="nil"/>
          <w:between w:val="nil"/>
        </w:pBdr>
        <w:spacing w:after="0" w:line="480" w:lineRule="auto"/>
        <w:rPr>
          <w:color w:val="000000"/>
        </w:rPr>
      </w:pPr>
      <w:r>
        <w:rPr>
          <w:rFonts w:ascii="Times New Roman" w:eastAsia="Times New Roman" w:hAnsi="Times New Roman" w:cs="Times New Roman"/>
          <w:color w:val="000000"/>
        </w:rPr>
        <w:t>Alice Bruce was a major contributor to the “Description of document”, “Acceptance test criteria ”, and the “Components/Tools needed” segments of the document</w:t>
      </w:r>
    </w:p>
    <w:p w14:paraId="1DF62AFF" w14:textId="77777777" w:rsidR="00327F36" w:rsidRDefault="00353690">
      <w:pPr>
        <w:numPr>
          <w:ilvl w:val="0"/>
          <w:numId w:val="5"/>
        </w:numPr>
        <w:pBdr>
          <w:top w:val="nil"/>
          <w:left w:val="nil"/>
          <w:bottom w:val="nil"/>
          <w:right w:val="nil"/>
          <w:between w:val="nil"/>
        </w:pBdr>
        <w:spacing w:line="480" w:lineRule="auto"/>
        <w:rPr>
          <w:color w:val="000000"/>
        </w:rPr>
      </w:pPr>
      <w:r>
        <w:rPr>
          <w:rFonts w:ascii="Times New Roman" w:eastAsia="Times New Roman" w:hAnsi="Times New Roman" w:cs="Times New Roman"/>
          <w:color w:val="000000"/>
        </w:rPr>
        <w:t>Brandon Smith was a major contributor to the “</w:t>
      </w:r>
      <w:proofErr w:type="spellStart"/>
      <w:r>
        <w:rPr>
          <w:rFonts w:ascii="Times New Roman" w:eastAsia="Times New Roman" w:hAnsi="Times New Roman" w:cs="Times New Roman"/>
          <w:color w:val="000000"/>
        </w:rPr>
        <w:t>Entity:Class</w:t>
      </w:r>
      <w:proofErr w:type="spellEnd"/>
      <w:r>
        <w:rPr>
          <w:rFonts w:ascii="Times New Roman" w:eastAsia="Times New Roman" w:hAnsi="Times New Roman" w:cs="Times New Roman"/>
          <w:color w:val="000000"/>
        </w:rPr>
        <w:t xml:space="preserve"> Diagrams”, “Dynamic: </w:t>
      </w:r>
      <w:proofErr w:type="spellStart"/>
      <w:r>
        <w:rPr>
          <w:rFonts w:ascii="Times New Roman" w:eastAsia="Times New Roman" w:hAnsi="Times New Roman" w:cs="Times New Roman"/>
          <w:color w:val="000000"/>
        </w:rPr>
        <w:t>Statechart</w:t>
      </w:r>
      <w:proofErr w:type="spellEnd"/>
      <w:r>
        <w:rPr>
          <w:rFonts w:ascii="Times New Roman" w:eastAsia="Times New Roman" w:hAnsi="Times New Roman" w:cs="Times New Roman"/>
          <w:color w:val="000000"/>
        </w:rPr>
        <w:t>” and “Dataflow Diagrams” segments of the document</w:t>
      </w:r>
    </w:p>
    <w:p w14:paraId="07DC4179" w14:textId="77777777" w:rsidR="00327F36" w:rsidRDefault="0035369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All other major sections of this document were developed during formal and informal meetings where the members contributed equally. In these meeting group members would </w:t>
      </w:r>
      <w:proofErr w:type="gramStart"/>
      <w:r>
        <w:rPr>
          <w:rFonts w:ascii="Times New Roman" w:eastAsia="Times New Roman" w:hAnsi="Times New Roman" w:cs="Times New Roman"/>
        </w:rPr>
        <w:t>provide assistance to</w:t>
      </w:r>
      <w:proofErr w:type="gramEnd"/>
      <w:r>
        <w:rPr>
          <w:rFonts w:ascii="Times New Roman" w:eastAsia="Times New Roman" w:hAnsi="Times New Roman" w:cs="Times New Roman"/>
        </w:rPr>
        <w:t xml:space="preserve"> each other and constructive criticism to help with the creation of the document. Proofreading was done as a group effort to provide the most grammatically correct and soundly formatted document. Figures were also </w:t>
      </w:r>
      <w:proofErr w:type="gramStart"/>
      <w:r>
        <w:rPr>
          <w:rFonts w:ascii="Times New Roman" w:eastAsia="Times New Roman" w:hAnsi="Times New Roman" w:cs="Times New Roman"/>
        </w:rPr>
        <w:t>done</w:t>
      </w:r>
      <w:proofErr w:type="gramEnd"/>
      <w:r>
        <w:rPr>
          <w:rFonts w:ascii="Times New Roman" w:eastAsia="Times New Roman" w:hAnsi="Times New Roman" w:cs="Times New Roman"/>
        </w:rPr>
        <w:t xml:space="preserve"> as a group effort with the decision to use them being unanimous. The team also was provided with assistance from a meeting with the writing center to provide feedback. Development </w:t>
      </w:r>
      <w:proofErr w:type="gramStart"/>
      <w:r>
        <w:rPr>
          <w:rFonts w:ascii="Times New Roman" w:eastAsia="Times New Roman" w:hAnsi="Times New Roman" w:cs="Times New Roman"/>
        </w:rPr>
        <w:t>on</w:t>
      </w:r>
      <w:proofErr w:type="gramEnd"/>
      <w:r>
        <w:rPr>
          <w:rFonts w:ascii="Times New Roman" w:eastAsia="Times New Roman" w:hAnsi="Times New Roman" w:cs="Times New Roman"/>
        </w:rPr>
        <w:t xml:space="preserve"> this project and the documents that will support it will continue as was detailed through</w:t>
      </w:r>
      <w:r>
        <w:rPr>
          <w:rFonts w:ascii="Times New Roman" w:eastAsia="Times New Roman" w:hAnsi="Times New Roman" w:cs="Times New Roman"/>
        </w:rPr>
        <w:t>out this document</w:t>
      </w:r>
    </w:p>
    <w:p w14:paraId="27C8615A"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Appendix: Workflow Authentication</w:t>
      </w:r>
    </w:p>
    <w:p w14:paraId="4D4B7B7B" w14:textId="77777777" w:rsidR="00327F36" w:rsidRDefault="0035369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Clayton Sanner; Agree with the details defined in this document that  as well as future work involving this project was done as stated </w:t>
      </w:r>
      <w:proofErr w:type="gramStart"/>
      <w:r>
        <w:rPr>
          <w:rFonts w:ascii="Times New Roman" w:eastAsia="Times New Roman" w:hAnsi="Times New Roman" w:cs="Times New Roman"/>
          <w:sz w:val="28"/>
          <w:szCs w:val="28"/>
        </w:rPr>
        <w:t>per</w:t>
      </w:r>
      <w:proofErr w:type="gramEnd"/>
      <w:r>
        <w:rPr>
          <w:rFonts w:ascii="Times New Roman" w:eastAsia="Times New Roman" w:hAnsi="Times New Roman" w:cs="Times New Roman"/>
          <w:sz w:val="28"/>
          <w:szCs w:val="28"/>
        </w:rPr>
        <w:t xml:space="preserve"> the description of this document</w:t>
      </w:r>
    </w:p>
    <w:p w14:paraId="63CD09F4" w14:textId="3A3BAFBF" w:rsidR="00327F36" w:rsidRDefault="00353690">
      <w:pPr>
        <w:spacing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Signature</w:t>
      </w:r>
      <w:r w:rsidR="002F021A">
        <w:rPr>
          <w:rFonts w:ascii="Times New Roman" w:eastAsia="Times New Roman" w:hAnsi="Times New Roman" w:cs="Times New Roman"/>
          <w:b/>
          <w:bCs/>
          <w:noProof/>
          <w:sz w:val="28"/>
          <w:szCs w:val="28"/>
        </w:rPr>
        <w:drawing>
          <wp:inline distT="0" distB="0" distL="0" distR="0" wp14:anchorId="463D05DC" wp14:editId="7BED247A">
            <wp:extent cx="3927021" cy="1658281"/>
            <wp:effectExtent l="0" t="0" r="0" b="0"/>
            <wp:docPr id="1670633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47878" cy="1667089"/>
                    </a:xfrm>
                    <a:prstGeom prst="rect">
                      <a:avLst/>
                    </a:prstGeom>
                    <a:noFill/>
                    <a:ln>
                      <a:noFill/>
                    </a:ln>
                  </pic:spPr>
                </pic:pic>
              </a:graphicData>
            </a:graphic>
          </wp:inline>
        </w:drawing>
      </w:r>
    </w:p>
    <w:p w14:paraId="4C03C189" w14:textId="77777777" w:rsidR="00327F36" w:rsidRDefault="0035369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Brandon Smith; Agree with the details defined in this document that  as well as future work involving this project was done as stated </w:t>
      </w:r>
      <w:proofErr w:type="gramStart"/>
      <w:r>
        <w:rPr>
          <w:rFonts w:ascii="Times New Roman" w:eastAsia="Times New Roman" w:hAnsi="Times New Roman" w:cs="Times New Roman"/>
          <w:sz w:val="28"/>
          <w:szCs w:val="28"/>
        </w:rPr>
        <w:t>per</w:t>
      </w:r>
      <w:proofErr w:type="gramEnd"/>
      <w:r>
        <w:rPr>
          <w:rFonts w:ascii="Times New Roman" w:eastAsia="Times New Roman" w:hAnsi="Times New Roman" w:cs="Times New Roman"/>
          <w:sz w:val="28"/>
          <w:szCs w:val="28"/>
        </w:rPr>
        <w:t xml:space="preserve"> the description of this document</w:t>
      </w:r>
    </w:p>
    <w:p w14:paraId="47249430" w14:textId="330EE893" w:rsidR="00327F36" w:rsidRDefault="00353690">
      <w:pPr>
        <w:spacing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Signature</w:t>
      </w:r>
      <w:r w:rsidR="002F021A">
        <w:rPr>
          <w:rFonts w:ascii="Times New Roman" w:eastAsia="Times New Roman" w:hAnsi="Times New Roman" w:cs="Times New Roman"/>
          <w:b/>
          <w:bCs/>
          <w:noProof/>
          <w:sz w:val="28"/>
          <w:szCs w:val="28"/>
        </w:rPr>
        <w:drawing>
          <wp:inline distT="0" distB="0" distL="0" distR="0" wp14:anchorId="6E47D574" wp14:editId="7E2210D8">
            <wp:extent cx="3951514" cy="1529550"/>
            <wp:effectExtent l="0" t="0" r="0" b="0"/>
            <wp:docPr id="1541204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63582" cy="1534221"/>
                    </a:xfrm>
                    <a:prstGeom prst="rect">
                      <a:avLst/>
                    </a:prstGeom>
                    <a:noFill/>
                    <a:ln>
                      <a:noFill/>
                    </a:ln>
                  </pic:spPr>
                </pic:pic>
              </a:graphicData>
            </a:graphic>
          </wp:inline>
        </w:drawing>
      </w:r>
    </w:p>
    <w:p w14:paraId="6155D319" w14:textId="77777777" w:rsidR="00327F36" w:rsidRDefault="0035369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 Alice Bruce; Agree with the details defined in this document that  as well as future work involving this project was done as stated per the description of this document</w:t>
      </w:r>
    </w:p>
    <w:p w14:paraId="349041DF" w14:textId="32D035E0" w:rsidR="00327F36" w:rsidRDefault="00353690">
      <w:pPr>
        <w:spacing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Signature</w:t>
      </w:r>
      <w:r w:rsidR="002F021A">
        <w:rPr>
          <w:rFonts w:ascii="Times New Roman" w:eastAsia="Times New Roman" w:hAnsi="Times New Roman" w:cs="Times New Roman"/>
          <w:b/>
          <w:bCs/>
          <w:noProof/>
          <w:sz w:val="28"/>
          <w:szCs w:val="28"/>
        </w:rPr>
        <w:drawing>
          <wp:inline distT="0" distB="0" distL="0" distR="0" wp14:anchorId="590078DE" wp14:editId="08B53A68">
            <wp:extent cx="4155621" cy="1136136"/>
            <wp:effectExtent l="0" t="0" r="0" b="6985"/>
            <wp:docPr id="1961755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34866" cy="1157801"/>
                    </a:xfrm>
                    <a:prstGeom prst="rect">
                      <a:avLst/>
                    </a:prstGeom>
                    <a:noFill/>
                    <a:ln>
                      <a:noFill/>
                    </a:ln>
                  </pic:spPr>
                </pic:pic>
              </a:graphicData>
            </a:graphic>
          </wp:inline>
        </w:drawing>
      </w:r>
    </w:p>
    <w:p w14:paraId="1D3BCF0C" w14:textId="77777777" w:rsidR="00327F36" w:rsidRDefault="00327F36">
      <w:pPr>
        <w:spacing w:line="480" w:lineRule="auto"/>
        <w:rPr>
          <w:rFonts w:ascii="Times New Roman" w:eastAsia="Times New Roman" w:hAnsi="Times New Roman" w:cs="Times New Roman"/>
        </w:rPr>
      </w:pPr>
    </w:p>
    <w:p w14:paraId="1A82BA55" w14:textId="77777777" w:rsidR="00327F36" w:rsidRDefault="00353690">
      <w:pPr>
        <w:spacing w:line="48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Appendix: Writing Center report</w:t>
      </w:r>
    </w:p>
    <w:p w14:paraId="0EE3F980" w14:textId="24EC14D3" w:rsidR="002F021A" w:rsidRPr="002F021A" w:rsidRDefault="002F021A">
      <w:pPr>
        <w:spacing w:line="480" w:lineRule="auto"/>
        <w:rPr>
          <w:rFonts w:ascii="Times New Roman" w:eastAsia="Times New Roman" w:hAnsi="Times New Roman" w:cs="Times New Roman"/>
        </w:rPr>
      </w:pPr>
      <w:r w:rsidRPr="002F021A">
        <w:rPr>
          <w:rFonts w:ascii="Times New Roman" w:eastAsia="Times New Roman" w:hAnsi="Times New Roman" w:cs="Times New Roman"/>
        </w:rPr>
        <w:t xml:space="preserve">Clayton sent me the document ahead of time to look over and give notes to, to be better prepared since it was a longer document. Overall, the only thing I pointed out was an </w:t>
      </w:r>
      <w:proofErr w:type="gramStart"/>
      <w:r w:rsidRPr="002F021A">
        <w:rPr>
          <w:rFonts w:ascii="Times New Roman" w:eastAsia="Times New Roman" w:hAnsi="Times New Roman" w:cs="Times New Roman"/>
        </w:rPr>
        <w:t>in text</w:t>
      </w:r>
      <w:proofErr w:type="gramEnd"/>
      <w:r w:rsidRPr="002F021A">
        <w:rPr>
          <w:rFonts w:ascii="Times New Roman" w:eastAsia="Times New Roman" w:hAnsi="Times New Roman" w:cs="Times New Roman"/>
        </w:rPr>
        <w:t xml:space="preserve"> citation for a store, that I couldn't find a proper way to cite it, except referring to citing a webpage. Overall, no other issues of note within the document</w:t>
      </w:r>
    </w:p>
    <w:sectPr w:rsidR="002F021A" w:rsidRPr="002F021A">
      <w:headerReference w:type="default" r:id="rId2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Weifeng Chen" w:date="2025-11-15T15:35:00Z" w:initials="WC">
    <w:p w14:paraId="7309AD4A" w14:textId="77777777" w:rsidR="00415207" w:rsidRDefault="00415207" w:rsidP="00415207">
      <w:pPr>
        <w:pStyle w:val="CommentText"/>
      </w:pPr>
      <w:r>
        <w:rPr>
          <w:rStyle w:val="CommentReference"/>
        </w:rPr>
        <w:annotationRef/>
      </w:r>
      <w:r>
        <w:t>Revise this sentence.</w:t>
      </w:r>
    </w:p>
  </w:comment>
  <w:comment w:id="21" w:author="Weifeng Chen" w:date="2025-11-15T15:46:00Z" w:initials="WC">
    <w:p w14:paraId="674EA219" w14:textId="77777777" w:rsidR="00A03D80" w:rsidRDefault="000C19CF" w:rsidP="00A03D80">
      <w:pPr>
        <w:pStyle w:val="CommentText"/>
      </w:pPr>
      <w:r>
        <w:rPr>
          <w:rStyle w:val="CommentReference"/>
        </w:rPr>
        <w:annotationRef/>
      </w:r>
      <w:r w:rsidR="00A03D80">
        <w:t>Tutorial mentioned on page 6?</w:t>
      </w:r>
    </w:p>
    <w:p w14:paraId="0FBF4463" w14:textId="77777777" w:rsidR="00A03D80" w:rsidRDefault="00A03D80" w:rsidP="00A03D80">
      <w:pPr>
        <w:pStyle w:val="CommentText"/>
      </w:pPr>
      <w:r>
        <w:t>The application should be able to recognize c</w:t>
      </w:r>
      <w:r>
        <w:rPr>
          <w:lang w:val="en-US"/>
        </w:rPr>
        <w:t>onnected instruments or peripheral devices and display in the interface.</w:t>
      </w:r>
    </w:p>
  </w:comment>
  <w:comment w:id="22" w:author="Weifeng Chen" w:date="2025-11-15T15:45:00Z" w:initials="WC">
    <w:p w14:paraId="50D2F74F" w14:textId="72437531" w:rsidR="00194B87" w:rsidRDefault="00194B87" w:rsidP="00194B87">
      <w:pPr>
        <w:pStyle w:val="CommentText"/>
      </w:pPr>
      <w:r>
        <w:rPr>
          <w:rStyle w:val="CommentReference"/>
        </w:rPr>
        <w:annotationRef/>
      </w:r>
      <w:r>
        <w:t>How to evaluate the quality?</w:t>
      </w:r>
    </w:p>
  </w:comment>
  <w:comment w:id="23" w:author="Weifeng Chen" w:date="2025-11-15T16:03:00Z" w:initials="WC">
    <w:p w14:paraId="23EC95CA" w14:textId="77777777" w:rsidR="00176A0F" w:rsidRDefault="0010396C" w:rsidP="00176A0F">
      <w:pPr>
        <w:pStyle w:val="CommentText"/>
      </w:pPr>
      <w:r>
        <w:rPr>
          <w:rStyle w:val="CommentReference"/>
        </w:rPr>
        <w:annotationRef/>
      </w:r>
      <w:r w:rsidR="00176A0F">
        <w:t>Good user cases. Just rename the last two to be consistent with the first two e.g., “Mix/Add effects” or “Play audio” “Analyze audio”.</w:t>
      </w:r>
    </w:p>
  </w:comment>
  <w:comment w:id="31" w:author="Weifeng Chen" w:date="2025-11-15T16:06:00Z" w:initials="WC">
    <w:p w14:paraId="27E1B868" w14:textId="77777777" w:rsidR="00562E05" w:rsidRDefault="00562E05" w:rsidP="00562E05">
      <w:pPr>
        <w:pStyle w:val="CommentText"/>
      </w:pPr>
      <w:r>
        <w:rPr>
          <w:rStyle w:val="CommentReference"/>
        </w:rPr>
        <w:annotationRef/>
      </w:r>
      <w:r>
        <w:t>What is “analyze” audio different than “add/mix effects”?</w:t>
      </w:r>
    </w:p>
  </w:comment>
  <w:comment w:id="34" w:author="Weifeng Chen" w:date="2025-11-16T15:11:00Z" w:initials="WC">
    <w:p w14:paraId="2876F7CD" w14:textId="77777777" w:rsidR="00353690" w:rsidRDefault="00353690" w:rsidP="00353690">
      <w:pPr>
        <w:pStyle w:val="CommentText"/>
      </w:pPr>
      <w:r>
        <w:rPr>
          <w:rStyle w:val="CommentReference"/>
        </w:rPr>
        <w:annotationRef/>
      </w:r>
      <w:r>
        <w:t>“Tracks are placed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09AD4A" w15:done="0"/>
  <w15:commentEx w15:paraId="0FBF4463" w15:done="0"/>
  <w15:commentEx w15:paraId="50D2F74F" w15:done="0"/>
  <w15:commentEx w15:paraId="23EC95CA" w15:done="0"/>
  <w15:commentEx w15:paraId="27E1B868" w15:done="0"/>
  <w15:commentEx w15:paraId="2876F7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538C0A" w16cex:dateUtc="2025-11-15T20:35:00Z"/>
  <w16cex:commentExtensible w16cex:durableId="273EE1F1" w16cex:dateUtc="2025-11-15T20:46:00Z"/>
  <w16cex:commentExtensible w16cex:durableId="5C97C5A5" w16cex:dateUtc="2025-11-15T20:45:00Z"/>
  <w16cex:commentExtensible w16cex:durableId="711615B4" w16cex:dateUtc="2025-11-15T21:03:00Z"/>
  <w16cex:commentExtensible w16cex:durableId="4F6AE10C" w16cex:dateUtc="2025-11-15T21:06:00Z"/>
  <w16cex:commentExtensible w16cex:durableId="4C395C2F" w16cex:dateUtc="2025-11-16T2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09AD4A" w16cid:durableId="1A538C0A"/>
  <w16cid:commentId w16cid:paraId="0FBF4463" w16cid:durableId="273EE1F1"/>
  <w16cid:commentId w16cid:paraId="50D2F74F" w16cid:durableId="5C97C5A5"/>
  <w16cid:commentId w16cid:paraId="23EC95CA" w16cid:durableId="711615B4"/>
  <w16cid:commentId w16cid:paraId="27E1B868" w16cid:durableId="4F6AE10C"/>
  <w16cid:commentId w16cid:paraId="2876F7CD" w16cid:durableId="4C395C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C1A67" w14:textId="77777777" w:rsidR="0063284B" w:rsidRDefault="0063284B">
      <w:pPr>
        <w:spacing w:after="0" w:line="240" w:lineRule="auto"/>
      </w:pPr>
      <w:r>
        <w:separator/>
      </w:r>
    </w:p>
  </w:endnote>
  <w:endnote w:type="continuationSeparator" w:id="0">
    <w:p w14:paraId="26176041" w14:textId="77777777" w:rsidR="0063284B" w:rsidRDefault="00632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6763EB-E796-4DA4-99B8-E8E415B08A1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0DC8510A-766D-4DAB-8E87-03A605989472}"/>
    <w:embedBold r:id="rId3" w:fontKey="{7A7533DB-3FE1-40A7-8DF4-2F3290672937}"/>
    <w:embedItalic r:id="rId4" w:fontKey="{90827970-52C7-4E34-B3A2-D9F9534FFAF2}"/>
  </w:font>
  <w:font w:name="Play">
    <w:charset w:val="00"/>
    <w:family w:val="auto"/>
    <w:pitch w:val="default"/>
    <w:embedRegular r:id="rId5" w:fontKey="{939AD8E0-5A19-480E-9847-8D5D94CD7ED0}"/>
  </w:font>
  <w:font w:name="Cambria">
    <w:panose1 w:val="02040503050406030204"/>
    <w:charset w:val="00"/>
    <w:family w:val="roman"/>
    <w:pitch w:val="variable"/>
    <w:sig w:usb0="E00006FF" w:usb1="420024FF" w:usb2="02000000" w:usb3="00000000" w:csb0="0000019F" w:csb1="00000000"/>
    <w:embedRegular r:id="rId6" w:fontKey="{83A47EBE-6C51-42FF-B6E4-409D5A1C87B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7" w:fontKey="{7C84B77A-6D36-4C3C-B7FB-2BDA6E7527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F5E48" w14:textId="77777777" w:rsidR="0063284B" w:rsidRDefault="0063284B">
      <w:pPr>
        <w:spacing w:after="0" w:line="240" w:lineRule="auto"/>
      </w:pPr>
      <w:r>
        <w:separator/>
      </w:r>
    </w:p>
  </w:footnote>
  <w:footnote w:type="continuationSeparator" w:id="0">
    <w:p w14:paraId="63BFC919" w14:textId="77777777" w:rsidR="0063284B" w:rsidRDefault="00632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35A5" w14:textId="77777777" w:rsidR="00327F36" w:rsidRDefault="0035369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70883">
      <w:rPr>
        <w:noProof/>
        <w:color w:val="000000"/>
      </w:rPr>
      <w:t>1</w:t>
    </w:r>
    <w:r>
      <w:rPr>
        <w:color w:val="000000"/>
      </w:rPr>
      <w:fldChar w:fldCharType="end"/>
    </w:r>
  </w:p>
  <w:p w14:paraId="2D33D77B" w14:textId="77777777" w:rsidR="00327F36" w:rsidRDefault="00353690">
    <w:pPr>
      <w:pBdr>
        <w:top w:val="nil"/>
        <w:left w:val="nil"/>
        <w:bottom w:val="nil"/>
        <w:right w:val="nil"/>
        <w:between w:val="nil"/>
      </w:pBdr>
      <w:tabs>
        <w:tab w:val="center" w:pos="4680"/>
        <w:tab w:val="right" w:pos="9360"/>
      </w:tabs>
      <w:spacing w:after="0" w:line="240" w:lineRule="auto"/>
      <w:rPr>
        <w:color w:val="000000"/>
      </w:rPr>
    </w:pPr>
    <w:r>
      <w:rPr>
        <w:color w:val="000000"/>
      </w:rPr>
      <w:t>Digital Audio Workstation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724"/>
    <w:multiLevelType w:val="multilevel"/>
    <w:tmpl w:val="ECCABF8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19DF2CCC"/>
    <w:multiLevelType w:val="multilevel"/>
    <w:tmpl w:val="6F4E94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6C91773"/>
    <w:multiLevelType w:val="multilevel"/>
    <w:tmpl w:val="7D0CCF0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36081C49"/>
    <w:multiLevelType w:val="hybridMultilevel"/>
    <w:tmpl w:val="B0C27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E17561"/>
    <w:multiLevelType w:val="hybridMultilevel"/>
    <w:tmpl w:val="9B406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153FC6"/>
    <w:multiLevelType w:val="multilevel"/>
    <w:tmpl w:val="804E8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A4A734B"/>
    <w:multiLevelType w:val="multilevel"/>
    <w:tmpl w:val="C45696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21989795">
    <w:abstractNumId w:val="6"/>
  </w:num>
  <w:num w:numId="2" w16cid:durableId="1837456073">
    <w:abstractNumId w:val="1"/>
  </w:num>
  <w:num w:numId="3" w16cid:durableId="1086152150">
    <w:abstractNumId w:val="2"/>
  </w:num>
  <w:num w:numId="4" w16cid:durableId="935745713">
    <w:abstractNumId w:val="0"/>
  </w:num>
  <w:num w:numId="5" w16cid:durableId="1469737017">
    <w:abstractNumId w:val="5"/>
  </w:num>
  <w:num w:numId="6" w16cid:durableId="320738546">
    <w:abstractNumId w:val="3"/>
  </w:num>
  <w:num w:numId="7" w16cid:durableId="101372299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ifeng Chen">
    <w15:presenceInfo w15:providerId="AD" w15:userId="S::chen@pennwest.edu::1d28aa69-8549-4459-8cd6-0b7d0bf49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F36"/>
    <w:rsid w:val="000051E0"/>
    <w:rsid w:val="000C19CF"/>
    <w:rsid w:val="0010142B"/>
    <w:rsid w:val="0010396C"/>
    <w:rsid w:val="0010584C"/>
    <w:rsid w:val="00176A0F"/>
    <w:rsid w:val="00182918"/>
    <w:rsid w:val="00194B87"/>
    <w:rsid w:val="00195204"/>
    <w:rsid w:val="002F021A"/>
    <w:rsid w:val="00327F36"/>
    <w:rsid w:val="00353690"/>
    <w:rsid w:val="004117E8"/>
    <w:rsid w:val="00415207"/>
    <w:rsid w:val="004A05AE"/>
    <w:rsid w:val="00560DAA"/>
    <w:rsid w:val="00562E05"/>
    <w:rsid w:val="00592788"/>
    <w:rsid w:val="0063284B"/>
    <w:rsid w:val="00763D89"/>
    <w:rsid w:val="0076752B"/>
    <w:rsid w:val="0077013F"/>
    <w:rsid w:val="008348BD"/>
    <w:rsid w:val="008A39C1"/>
    <w:rsid w:val="009F2234"/>
    <w:rsid w:val="00A03D80"/>
    <w:rsid w:val="00A57BC1"/>
    <w:rsid w:val="00A9064D"/>
    <w:rsid w:val="00B0467A"/>
    <w:rsid w:val="00CC6CB4"/>
    <w:rsid w:val="00D112FE"/>
    <w:rsid w:val="00D16266"/>
    <w:rsid w:val="00D70883"/>
    <w:rsid w:val="00D80F0E"/>
    <w:rsid w:val="00EA2CB9"/>
    <w:rsid w:val="00EE53B9"/>
    <w:rsid w:val="00F33852"/>
    <w:rsid w:val="00F97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FC744"/>
  <w15:docId w15:val="{DF5CD9EE-7D23-4753-90C7-2B8DDC00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Revision">
    <w:name w:val="Revision"/>
    <w:hidden/>
    <w:uiPriority w:val="99"/>
    <w:semiHidden/>
    <w:rsid w:val="00592788"/>
    <w:pPr>
      <w:spacing w:after="0" w:line="240" w:lineRule="auto"/>
    </w:pPr>
  </w:style>
  <w:style w:type="character" w:styleId="CommentReference">
    <w:name w:val="annotation reference"/>
    <w:basedOn w:val="DefaultParagraphFont"/>
    <w:uiPriority w:val="99"/>
    <w:semiHidden/>
    <w:unhideWhenUsed/>
    <w:rsid w:val="00415207"/>
    <w:rPr>
      <w:sz w:val="16"/>
      <w:szCs w:val="16"/>
    </w:rPr>
  </w:style>
  <w:style w:type="paragraph" w:styleId="CommentText">
    <w:name w:val="annotation text"/>
    <w:basedOn w:val="Normal"/>
    <w:link w:val="CommentTextChar"/>
    <w:uiPriority w:val="99"/>
    <w:unhideWhenUsed/>
    <w:rsid w:val="00415207"/>
    <w:pPr>
      <w:spacing w:line="240" w:lineRule="auto"/>
    </w:pPr>
    <w:rPr>
      <w:sz w:val="20"/>
      <w:szCs w:val="20"/>
    </w:rPr>
  </w:style>
  <w:style w:type="character" w:customStyle="1" w:styleId="CommentTextChar">
    <w:name w:val="Comment Text Char"/>
    <w:basedOn w:val="DefaultParagraphFont"/>
    <w:link w:val="CommentText"/>
    <w:uiPriority w:val="99"/>
    <w:rsid w:val="00415207"/>
    <w:rPr>
      <w:sz w:val="20"/>
      <w:szCs w:val="20"/>
    </w:rPr>
  </w:style>
  <w:style w:type="paragraph" w:styleId="CommentSubject">
    <w:name w:val="annotation subject"/>
    <w:basedOn w:val="CommentText"/>
    <w:next w:val="CommentText"/>
    <w:link w:val="CommentSubjectChar"/>
    <w:uiPriority w:val="99"/>
    <w:semiHidden/>
    <w:unhideWhenUsed/>
    <w:rsid w:val="00415207"/>
    <w:rPr>
      <w:b/>
      <w:bCs/>
    </w:rPr>
  </w:style>
  <w:style w:type="character" w:customStyle="1" w:styleId="CommentSubjectChar">
    <w:name w:val="Comment Subject Char"/>
    <w:basedOn w:val="CommentTextChar"/>
    <w:link w:val="CommentSubject"/>
    <w:uiPriority w:val="99"/>
    <w:semiHidden/>
    <w:rsid w:val="00415207"/>
    <w:rPr>
      <w:b/>
      <w:bCs/>
      <w:sz w:val="20"/>
      <w:szCs w:val="20"/>
    </w:rPr>
  </w:style>
  <w:style w:type="paragraph" w:styleId="ListParagraph">
    <w:name w:val="List Paragraph"/>
    <w:basedOn w:val="Normal"/>
    <w:uiPriority w:val="34"/>
    <w:qFormat/>
    <w:rsid w:val="009F2234"/>
    <w:pPr>
      <w:ind w:left="720"/>
      <w:contextualSpacing/>
    </w:pPr>
    <w:rPr>
      <w:rFonts w:asciiTheme="minorHAnsi" w:eastAsiaTheme="minorHAnsi" w:hAnsiTheme="minorHAnsi" w:cstheme="minorBidi"/>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www.ableton.com/en/" TargetMode="External"/><Relationship Id="rId2" Type="http://schemas.openxmlformats.org/officeDocument/2006/relationships/styles" Target="styles.xml"/><Relationship Id="rId16" Type="http://schemas.openxmlformats.org/officeDocument/2006/relationships/hyperlink" Target="https://www.youtube.com/watch?v=040BKtnDdg0"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open.spotify.com/track/0IZpv69vU4A9F7LDIl0tZ5?si=a2511c1b050243c7" TargetMode="External"/><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6.jpe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26</Pages>
  <Words>4556</Words>
  <Characters>24606</Characters>
  <Application>Microsoft Office Word</Application>
  <DocSecurity>0</DocSecurity>
  <Lines>630</Lines>
  <Paragraphs>331</Paragraphs>
  <ScaleCrop>false</ScaleCrop>
  <Company/>
  <LinksUpToDate>false</LinksUpToDate>
  <CharactersWithSpaces>28831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Weifeng Chen</cp:lastModifiedBy>
  <cp:revision>32</cp:revision>
  <dcterms:created xsi:type="dcterms:W3CDTF">2025-11-14T00:34:00Z</dcterms:created>
  <dcterms:modified xsi:type="dcterms:W3CDTF">2025-11-16T20:11:00Z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0x01010050DDB761489D604B9634D703506F6886</vt:lpwstr>
  </property>
</Properties>
</file>