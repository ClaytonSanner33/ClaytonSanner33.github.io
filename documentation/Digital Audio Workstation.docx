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92281" w14:textId="77777777" w:rsidR="00AF7268" w:rsidRDefault="00000000">
      <w:pPr>
        <w:spacing w:line="480" w:lineRule="auto"/>
        <w:jc w:val="center"/>
        <w:rPr>
          <w:rFonts w:ascii="Times New Roman" w:eastAsia="Times New Roman" w:hAnsi="Times New Roman" w:cs="Times New Roman"/>
          <w:sz w:val="52"/>
          <w:szCs w:val="52"/>
        </w:rPr>
      </w:pPr>
      <w:r>
        <w:rPr>
          <w:rFonts w:ascii="Times New Roman" w:eastAsia="Times New Roman" w:hAnsi="Times New Roman" w:cs="Times New Roman"/>
          <w:sz w:val="52"/>
          <w:szCs w:val="52"/>
        </w:rPr>
        <w:t>Digital Audio Workstation</w:t>
      </w:r>
    </w:p>
    <w:p w14:paraId="6C2D7ECF" w14:textId="77777777" w:rsidR="00AF7268" w:rsidRDefault="00000000">
      <w:pPr>
        <w:spacing w:line="48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CMSC490- Senior Project I</w:t>
      </w:r>
    </w:p>
    <w:p w14:paraId="2866C423" w14:textId="77777777" w:rsidR="00AF7268" w:rsidRDefault="00000000">
      <w:pPr>
        <w:spacing w:line="48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Fall 2025</w:t>
      </w:r>
    </w:p>
    <w:p w14:paraId="097F2CCA" w14:textId="77777777" w:rsidR="00AF7268" w:rsidRDefault="00AF7268">
      <w:pPr>
        <w:spacing w:line="480" w:lineRule="auto"/>
        <w:jc w:val="center"/>
        <w:rPr>
          <w:rFonts w:ascii="Times New Roman" w:eastAsia="Times New Roman" w:hAnsi="Times New Roman" w:cs="Times New Roman"/>
          <w:sz w:val="32"/>
          <w:szCs w:val="32"/>
        </w:rPr>
      </w:pPr>
    </w:p>
    <w:p w14:paraId="6EE5EC17" w14:textId="77777777" w:rsidR="00AF7268" w:rsidRDefault="00AF7268">
      <w:pPr>
        <w:spacing w:line="480" w:lineRule="auto"/>
        <w:jc w:val="center"/>
        <w:rPr>
          <w:rFonts w:ascii="Times New Roman" w:eastAsia="Times New Roman" w:hAnsi="Times New Roman" w:cs="Times New Roman"/>
          <w:sz w:val="32"/>
          <w:szCs w:val="32"/>
        </w:rPr>
      </w:pPr>
    </w:p>
    <w:p w14:paraId="059F1CBB" w14:textId="77777777" w:rsidR="00AF7268" w:rsidRDefault="00AF7268">
      <w:pPr>
        <w:spacing w:line="480" w:lineRule="auto"/>
        <w:jc w:val="center"/>
        <w:rPr>
          <w:rFonts w:ascii="Times New Roman" w:eastAsia="Times New Roman" w:hAnsi="Times New Roman" w:cs="Times New Roman"/>
          <w:sz w:val="32"/>
          <w:szCs w:val="32"/>
        </w:rPr>
      </w:pPr>
    </w:p>
    <w:p w14:paraId="441DD47A" w14:textId="77777777" w:rsidR="00AF7268" w:rsidRDefault="00AF7268">
      <w:pPr>
        <w:spacing w:line="480" w:lineRule="auto"/>
        <w:jc w:val="center"/>
        <w:rPr>
          <w:rFonts w:ascii="Times New Roman" w:eastAsia="Times New Roman" w:hAnsi="Times New Roman" w:cs="Times New Roman"/>
          <w:sz w:val="32"/>
          <w:szCs w:val="32"/>
        </w:rPr>
      </w:pPr>
    </w:p>
    <w:p w14:paraId="476D1C0B" w14:textId="77777777" w:rsidR="00AF7268" w:rsidRDefault="00AF7268">
      <w:pPr>
        <w:spacing w:line="480" w:lineRule="auto"/>
        <w:jc w:val="center"/>
        <w:rPr>
          <w:rFonts w:ascii="Times New Roman" w:eastAsia="Times New Roman" w:hAnsi="Times New Roman" w:cs="Times New Roman"/>
          <w:sz w:val="32"/>
          <w:szCs w:val="32"/>
        </w:rPr>
      </w:pPr>
    </w:p>
    <w:p w14:paraId="3FD9B607" w14:textId="77777777" w:rsidR="00AF7268" w:rsidRDefault="00AF7268">
      <w:pPr>
        <w:spacing w:line="480" w:lineRule="auto"/>
        <w:jc w:val="center"/>
        <w:rPr>
          <w:rFonts w:ascii="Times New Roman" w:eastAsia="Times New Roman" w:hAnsi="Times New Roman" w:cs="Times New Roman"/>
          <w:sz w:val="32"/>
          <w:szCs w:val="32"/>
        </w:rPr>
      </w:pPr>
    </w:p>
    <w:p w14:paraId="1E28F0D4" w14:textId="77777777" w:rsidR="00AF7268" w:rsidRDefault="00AF7268">
      <w:pPr>
        <w:spacing w:line="480" w:lineRule="auto"/>
        <w:jc w:val="center"/>
        <w:rPr>
          <w:rFonts w:ascii="Times New Roman" w:eastAsia="Times New Roman" w:hAnsi="Times New Roman" w:cs="Times New Roman"/>
          <w:sz w:val="32"/>
          <w:szCs w:val="32"/>
        </w:rPr>
      </w:pPr>
    </w:p>
    <w:p w14:paraId="23ABB708" w14:textId="77777777" w:rsidR="00AF7268" w:rsidRDefault="00AF7268">
      <w:pPr>
        <w:spacing w:line="480" w:lineRule="auto"/>
        <w:jc w:val="center"/>
        <w:rPr>
          <w:rFonts w:ascii="Times New Roman" w:eastAsia="Times New Roman" w:hAnsi="Times New Roman" w:cs="Times New Roman"/>
          <w:sz w:val="32"/>
          <w:szCs w:val="32"/>
        </w:rPr>
      </w:pPr>
    </w:p>
    <w:p w14:paraId="0D99625C" w14:textId="77777777" w:rsidR="00AF7268" w:rsidRDefault="00000000">
      <w:pPr>
        <w:spacing w:line="480" w:lineRule="auto"/>
        <w:jc w:val="center"/>
        <w:rPr>
          <w:rFonts w:ascii="Times New Roman" w:eastAsia="Times New Roman" w:hAnsi="Times New Roman" w:cs="Times New Roman"/>
          <w:sz w:val="32"/>
          <w:szCs w:val="32"/>
        </w:rPr>
      </w:pPr>
      <w:commentRangeStart w:id="0"/>
      <w:r>
        <w:rPr>
          <w:rFonts w:ascii="Times New Roman" w:eastAsia="Times New Roman" w:hAnsi="Times New Roman" w:cs="Times New Roman"/>
          <w:sz w:val="32"/>
          <w:szCs w:val="32"/>
        </w:rPr>
        <w:t>Project</w:t>
      </w:r>
      <w:commentRangeEnd w:id="0"/>
      <w:r w:rsidR="00A34CC5">
        <w:rPr>
          <w:rStyle w:val="CommentReference"/>
        </w:rPr>
        <w:commentReference w:id="0"/>
      </w:r>
      <w:r>
        <w:rPr>
          <w:rFonts w:ascii="Times New Roman" w:eastAsia="Times New Roman" w:hAnsi="Times New Roman" w:cs="Times New Roman"/>
          <w:sz w:val="32"/>
          <w:szCs w:val="32"/>
        </w:rPr>
        <w:t xml:space="preserve"> Requirements </w:t>
      </w:r>
    </w:p>
    <w:p w14:paraId="505F1C97" w14:textId="77777777" w:rsidR="00AF7268" w:rsidRDefault="00000000">
      <w:pPr>
        <w:spacing w:line="48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10/3/2025</w:t>
      </w:r>
    </w:p>
    <w:p w14:paraId="6BD8BD65" w14:textId="77777777" w:rsidR="00AF7268" w:rsidRDefault="00AF7268">
      <w:pPr>
        <w:spacing w:line="480" w:lineRule="auto"/>
        <w:jc w:val="center"/>
        <w:rPr>
          <w:rFonts w:ascii="Times New Roman" w:eastAsia="Times New Roman" w:hAnsi="Times New Roman" w:cs="Times New Roman"/>
          <w:sz w:val="32"/>
          <w:szCs w:val="32"/>
        </w:rPr>
      </w:pPr>
    </w:p>
    <w:p w14:paraId="0FBE6DEF" w14:textId="77777777" w:rsidR="00AF7268" w:rsidRDefault="00000000" w:rsidP="00F707B1">
      <w:pPr>
        <w:spacing w:line="480" w:lineRule="auto"/>
        <w:ind w:left="1440"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Instructor Comments/Evaluation</w:t>
      </w:r>
    </w:p>
    <w:p w14:paraId="22469736" w14:textId="77777777" w:rsidR="00F707B1" w:rsidRDefault="00F707B1" w:rsidP="00F707B1">
      <w:pPr>
        <w:jc w:val="center"/>
        <w:rPr>
          <w:rFonts w:ascii="Times New Roman" w:eastAsia="Times New Roman" w:hAnsi="Times New Roman" w:cs="Times New Roman"/>
          <w:b/>
          <w:bCs/>
          <w:color w:val="FF0000"/>
          <w:sz w:val="32"/>
          <w:szCs w:val="32"/>
        </w:rPr>
      </w:pPr>
      <w:r>
        <w:rPr>
          <w:rFonts w:ascii="Times New Roman" w:eastAsia="Times New Roman" w:hAnsi="Times New Roman" w:cs="Times New Roman"/>
          <w:b/>
          <w:bCs/>
          <w:color w:val="FF0000"/>
          <w:sz w:val="32"/>
          <w:szCs w:val="32"/>
        </w:rPr>
        <w:t>89</w:t>
      </w:r>
    </w:p>
    <w:p w14:paraId="252F9268" w14:textId="77777777" w:rsidR="001832C6" w:rsidRDefault="001832C6" w:rsidP="001832C6">
      <w:pPr>
        <w:rPr>
          <w:rFonts w:ascii="Times New Roman" w:eastAsia="Times New Roman" w:hAnsi="Times New Roman" w:cs="Times New Roman"/>
          <w:b/>
          <w:bCs/>
          <w:color w:val="FF0000"/>
          <w:sz w:val="32"/>
          <w:szCs w:val="32"/>
        </w:rPr>
      </w:pPr>
      <w:proofErr w:type="gramStart"/>
      <w:r>
        <w:rPr>
          <w:rFonts w:ascii="Times New Roman" w:eastAsia="Times New Roman" w:hAnsi="Times New Roman" w:cs="Times New Roman"/>
          <w:b/>
          <w:bCs/>
          <w:color w:val="FF0000"/>
          <w:sz w:val="32"/>
          <w:szCs w:val="32"/>
        </w:rPr>
        <w:t>Overall</w:t>
      </w:r>
      <w:proofErr w:type="gramEnd"/>
      <w:r>
        <w:rPr>
          <w:rFonts w:ascii="Times New Roman" w:eastAsia="Times New Roman" w:hAnsi="Times New Roman" w:cs="Times New Roman"/>
          <w:b/>
          <w:bCs/>
          <w:color w:val="FF0000"/>
          <w:sz w:val="32"/>
          <w:szCs w:val="32"/>
        </w:rPr>
        <w:t xml:space="preserve"> a good project requirement that follows the required outline </w:t>
      </w:r>
    </w:p>
    <w:p w14:paraId="2D10732E" w14:textId="42622BC1" w:rsidR="001832C6" w:rsidRDefault="00492FB6" w:rsidP="001832C6">
      <w:pPr>
        <w:rPr>
          <w:rFonts w:ascii="Times New Roman" w:eastAsia="Times New Roman" w:hAnsi="Times New Roman" w:cs="Times New Roman"/>
          <w:b/>
          <w:bCs/>
          <w:color w:val="FF0000"/>
          <w:sz w:val="32"/>
          <w:szCs w:val="32"/>
        </w:rPr>
      </w:pPr>
      <w:r>
        <w:rPr>
          <w:rFonts w:ascii="Times New Roman" w:eastAsia="Times New Roman" w:hAnsi="Times New Roman" w:cs="Times New Roman"/>
          <w:b/>
          <w:bCs/>
          <w:color w:val="FF0000"/>
          <w:sz w:val="32"/>
          <w:szCs w:val="32"/>
        </w:rPr>
        <w:t xml:space="preserve">Nice sections of “Objectives” and “non-functional requirement”. </w:t>
      </w:r>
      <w:r w:rsidR="00A41697">
        <w:rPr>
          <w:rFonts w:ascii="Times New Roman" w:eastAsia="Times New Roman" w:hAnsi="Times New Roman" w:cs="Times New Roman"/>
          <w:b/>
          <w:bCs/>
          <w:color w:val="FF0000"/>
          <w:sz w:val="32"/>
          <w:szCs w:val="32"/>
        </w:rPr>
        <w:t>G</w:t>
      </w:r>
      <w:r w:rsidR="001832C6">
        <w:rPr>
          <w:rFonts w:ascii="Times New Roman" w:eastAsia="Times New Roman" w:hAnsi="Times New Roman" w:cs="Times New Roman"/>
          <w:b/>
          <w:bCs/>
          <w:color w:val="FF0000"/>
          <w:sz w:val="32"/>
          <w:szCs w:val="32"/>
        </w:rPr>
        <w:t>ood list</w:t>
      </w:r>
      <w:r w:rsidR="00A41697">
        <w:rPr>
          <w:rFonts w:ascii="Times New Roman" w:eastAsia="Times New Roman" w:hAnsi="Times New Roman" w:cs="Times New Roman"/>
          <w:b/>
          <w:bCs/>
          <w:color w:val="FF0000"/>
          <w:sz w:val="32"/>
          <w:szCs w:val="32"/>
        </w:rPr>
        <w:t>s</w:t>
      </w:r>
      <w:r w:rsidR="001832C6">
        <w:rPr>
          <w:rFonts w:ascii="Times New Roman" w:eastAsia="Times New Roman" w:hAnsi="Times New Roman" w:cs="Times New Roman"/>
          <w:b/>
          <w:bCs/>
          <w:color w:val="FF0000"/>
          <w:sz w:val="32"/>
          <w:szCs w:val="32"/>
        </w:rPr>
        <w:t xml:space="preserve"> of </w:t>
      </w:r>
      <w:r>
        <w:rPr>
          <w:rFonts w:ascii="Times New Roman" w:eastAsia="Times New Roman" w:hAnsi="Times New Roman" w:cs="Times New Roman"/>
          <w:b/>
          <w:bCs/>
          <w:color w:val="FF0000"/>
          <w:sz w:val="32"/>
          <w:szCs w:val="32"/>
        </w:rPr>
        <w:t xml:space="preserve">glossary </w:t>
      </w:r>
      <w:proofErr w:type="gramStart"/>
      <w:r>
        <w:rPr>
          <w:rFonts w:ascii="Times New Roman" w:eastAsia="Times New Roman" w:hAnsi="Times New Roman" w:cs="Times New Roman"/>
          <w:b/>
          <w:bCs/>
          <w:color w:val="FF0000"/>
          <w:sz w:val="32"/>
          <w:szCs w:val="32"/>
        </w:rPr>
        <w:t>item</w:t>
      </w:r>
      <w:proofErr w:type="gramEnd"/>
      <w:r w:rsidR="00A41697">
        <w:rPr>
          <w:rFonts w:ascii="Times New Roman" w:eastAsia="Times New Roman" w:hAnsi="Times New Roman" w:cs="Times New Roman"/>
          <w:b/>
          <w:bCs/>
          <w:color w:val="FF0000"/>
          <w:sz w:val="32"/>
          <w:szCs w:val="32"/>
        </w:rPr>
        <w:t xml:space="preserve"> and references</w:t>
      </w:r>
      <w:r w:rsidR="001832C6">
        <w:rPr>
          <w:rFonts w:ascii="Times New Roman" w:eastAsia="Times New Roman" w:hAnsi="Times New Roman" w:cs="Times New Roman"/>
          <w:b/>
          <w:bCs/>
          <w:color w:val="FF0000"/>
          <w:sz w:val="32"/>
          <w:szCs w:val="32"/>
        </w:rPr>
        <w:t xml:space="preserve"> w</w:t>
      </w:r>
      <w:r w:rsidR="00A41697">
        <w:rPr>
          <w:rFonts w:ascii="Times New Roman" w:eastAsia="Times New Roman" w:hAnsi="Times New Roman" w:cs="Times New Roman"/>
          <w:b/>
          <w:bCs/>
          <w:color w:val="FF0000"/>
          <w:sz w:val="32"/>
          <w:szCs w:val="32"/>
        </w:rPr>
        <w:t xml:space="preserve">ere </w:t>
      </w:r>
      <w:r w:rsidR="001832C6">
        <w:rPr>
          <w:rFonts w:ascii="Times New Roman" w:eastAsia="Times New Roman" w:hAnsi="Times New Roman" w:cs="Times New Roman"/>
          <w:b/>
          <w:bCs/>
          <w:color w:val="FF0000"/>
          <w:sz w:val="32"/>
          <w:szCs w:val="32"/>
        </w:rPr>
        <w:t>included.</w:t>
      </w:r>
    </w:p>
    <w:p w14:paraId="6B1F658E" w14:textId="77777777" w:rsidR="001832C6" w:rsidRDefault="001832C6" w:rsidP="001832C6">
      <w:pPr>
        <w:rPr>
          <w:rFonts w:ascii="Times New Roman" w:eastAsia="Times New Roman" w:hAnsi="Times New Roman" w:cs="Times New Roman"/>
          <w:b/>
          <w:bCs/>
          <w:color w:val="FF0000"/>
          <w:sz w:val="32"/>
          <w:szCs w:val="32"/>
        </w:rPr>
      </w:pPr>
    </w:p>
    <w:p w14:paraId="793B4E72" w14:textId="77777777" w:rsidR="00A41697" w:rsidRDefault="001832C6" w:rsidP="001832C6">
      <w:pPr>
        <w:rPr>
          <w:rFonts w:ascii="Times New Roman" w:eastAsia="Times New Roman" w:hAnsi="Times New Roman" w:cs="Times New Roman"/>
          <w:b/>
          <w:bCs/>
          <w:color w:val="FF0000"/>
          <w:sz w:val="32"/>
          <w:szCs w:val="32"/>
        </w:rPr>
      </w:pPr>
      <w:r w:rsidRPr="003B0C12">
        <w:rPr>
          <w:rFonts w:ascii="Times New Roman" w:eastAsia="Times New Roman" w:hAnsi="Times New Roman" w:cs="Times New Roman"/>
          <w:b/>
          <w:bCs/>
          <w:color w:val="FF0000"/>
          <w:sz w:val="32"/>
          <w:szCs w:val="32"/>
        </w:rPr>
        <w:t>User case</w:t>
      </w:r>
      <w:r w:rsidR="00A41697">
        <w:rPr>
          <w:rFonts w:ascii="Times New Roman" w:eastAsia="Times New Roman" w:hAnsi="Times New Roman" w:cs="Times New Roman"/>
          <w:b/>
          <w:bCs/>
          <w:color w:val="FF0000"/>
          <w:sz w:val="32"/>
          <w:szCs w:val="32"/>
        </w:rPr>
        <w:t>s need improvements.</w:t>
      </w:r>
    </w:p>
    <w:p w14:paraId="2E87DB1E" w14:textId="2EC591E9" w:rsidR="001832C6" w:rsidRPr="003B0C12" w:rsidRDefault="00A41697" w:rsidP="001832C6">
      <w:pPr>
        <w:rPr>
          <w:rFonts w:ascii="Times New Roman" w:eastAsia="Times New Roman" w:hAnsi="Times New Roman" w:cs="Times New Roman"/>
          <w:b/>
          <w:bCs/>
          <w:color w:val="FF0000"/>
          <w:sz w:val="32"/>
          <w:szCs w:val="32"/>
        </w:rPr>
      </w:pPr>
      <w:r>
        <w:rPr>
          <w:rFonts w:ascii="Times New Roman" w:eastAsia="Times New Roman" w:hAnsi="Times New Roman" w:cs="Times New Roman"/>
          <w:b/>
          <w:bCs/>
          <w:color w:val="FF0000"/>
          <w:sz w:val="32"/>
          <w:szCs w:val="32"/>
        </w:rPr>
        <w:t>User-case</w:t>
      </w:r>
      <w:r w:rsidR="001832C6" w:rsidRPr="003B0C12">
        <w:rPr>
          <w:rFonts w:ascii="Times New Roman" w:eastAsia="Times New Roman" w:hAnsi="Times New Roman" w:cs="Times New Roman"/>
          <w:b/>
          <w:bCs/>
          <w:color w:val="FF0000"/>
          <w:sz w:val="32"/>
          <w:szCs w:val="32"/>
        </w:rPr>
        <w:t xml:space="preserve"> description need</w:t>
      </w:r>
      <w:r w:rsidR="001832C6">
        <w:rPr>
          <w:rFonts w:ascii="Times New Roman" w:eastAsia="Times New Roman" w:hAnsi="Times New Roman" w:cs="Times New Roman"/>
          <w:b/>
          <w:bCs/>
          <w:color w:val="FF0000"/>
          <w:sz w:val="32"/>
          <w:szCs w:val="32"/>
        </w:rPr>
        <w:t>s</w:t>
      </w:r>
      <w:r w:rsidR="001832C6" w:rsidRPr="003B0C12">
        <w:rPr>
          <w:rFonts w:ascii="Times New Roman" w:eastAsia="Times New Roman" w:hAnsi="Times New Roman" w:cs="Times New Roman"/>
          <w:b/>
          <w:bCs/>
          <w:color w:val="FF0000"/>
          <w:sz w:val="32"/>
          <w:szCs w:val="32"/>
        </w:rPr>
        <w:t xml:space="preserve"> improvement</w:t>
      </w:r>
      <w:r>
        <w:rPr>
          <w:rFonts w:ascii="Times New Roman" w:eastAsia="Times New Roman" w:hAnsi="Times New Roman" w:cs="Times New Roman"/>
          <w:b/>
          <w:bCs/>
          <w:color w:val="FF0000"/>
          <w:sz w:val="32"/>
          <w:szCs w:val="32"/>
        </w:rPr>
        <w:t xml:space="preserve"> (need to describe each user case)</w:t>
      </w:r>
    </w:p>
    <w:p w14:paraId="2CEDE258" w14:textId="77777777" w:rsidR="001832C6" w:rsidRDefault="001832C6" w:rsidP="001832C6">
      <w:pPr>
        <w:rPr>
          <w:rFonts w:ascii="Times New Roman" w:eastAsia="Times New Roman" w:hAnsi="Times New Roman" w:cs="Times New Roman"/>
          <w:b/>
          <w:bCs/>
          <w:color w:val="FF0000"/>
          <w:sz w:val="32"/>
          <w:szCs w:val="32"/>
        </w:rPr>
      </w:pPr>
      <w:r w:rsidRPr="003B0C12">
        <w:rPr>
          <w:rFonts w:ascii="Times New Roman" w:eastAsia="Times New Roman" w:hAnsi="Times New Roman" w:cs="Times New Roman"/>
          <w:b/>
          <w:bCs/>
          <w:color w:val="FF0000"/>
          <w:sz w:val="32"/>
          <w:szCs w:val="32"/>
        </w:rPr>
        <w:t>Functional requirements could be improved (</w:t>
      </w:r>
      <w:proofErr w:type="spellStart"/>
      <w:r w:rsidRPr="003B0C12">
        <w:rPr>
          <w:rFonts w:ascii="Times New Roman" w:eastAsia="Times New Roman" w:hAnsi="Times New Roman" w:cs="Times New Roman"/>
          <w:b/>
          <w:bCs/>
          <w:color w:val="FF0000"/>
          <w:sz w:val="32"/>
          <w:szCs w:val="32"/>
        </w:rPr>
        <w:t>e.g</w:t>
      </w:r>
      <w:proofErr w:type="spellEnd"/>
      <w:r w:rsidRPr="003B0C12">
        <w:rPr>
          <w:rFonts w:ascii="Times New Roman" w:eastAsia="Times New Roman" w:hAnsi="Times New Roman" w:cs="Times New Roman"/>
          <w:b/>
          <w:bCs/>
          <w:color w:val="FF0000"/>
          <w:sz w:val="32"/>
          <w:szCs w:val="32"/>
        </w:rPr>
        <w:t>, specified as Input/Output)</w:t>
      </w:r>
    </w:p>
    <w:p w14:paraId="3D1118A5" w14:textId="77777777" w:rsidR="001832C6" w:rsidRDefault="001832C6" w:rsidP="001832C6">
      <w:pPr>
        <w:rPr>
          <w:rFonts w:ascii="Times New Roman" w:eastAsia="Times New Roman" w:hAnsi="Times New Roman" w:cs="Times New Roman"/>
          <w:b/>
          <w:bCs/>
          <w:color w:val="FF0000"/>
          <w:sz w:val="32"/>
          <w:szCs w:val="32"/>
        </w:rPr>
      </w:pPr>
      <w:r>
        <w:rPr>
          <w:rFonts w:ascii="Times New Roman" w:eastAsia="Times New Roman" w:hAnsi="Times New Roman" w:cs="Times New Roman"/>
          <w:b/>
          <w:bCs/>
          <w:color w:val="FF0000"/>
          <w:sz w:val="32"/>
          <w:szCs w:val="32"/>
        </w:rPr>
        <w:t>Missing in-text citations</w:t>
      </w:r>
    </w:p>
    <w:p w14:paraId="53EB4124" w14:textId="77777777" w:rsidR="001832C6" w:rsidRPr="0070051C" w:rsidRDefault="001832C6" w:rsidP="001832C6">
      <w:pPr>
        <w:rPr>
          <w:rFonts w:ascii="Times New Roman" w:eastAsia="Times New Roman" w:hAnsi="Times New Roman" w:cs="Times New Roman"/>
          <w:b/>
          <w:bCs/>
          <w:color w:val="FF0000"/>
          <w:sz w:val="32"/>
          <w:szCs w:val="32"/>
        </w:rPr>
      </w:pPr>
      <w:r>
        <w:rPr>
          <w:rFonts w:ascii="Times New Roman" w:eastAsia="Times New Roman" w:hAnsi="Times New Roman" w:cs="Times New Roman"/>
          <w:b/>
          <w:bCs/>
          <w:color w:val="FF0000"/>
          <w:sz w:val="32"/>
          <w:szCs w:val="32"/>
        </w:rPr>
        <w:t>Please see detailed comments inside.</w:t>
      </w:r>
    </w:p>
    <w:p w14:paraId="178C13F0" w14:textId="77777777" w:rsidR="00AF7268" w:rsidRDefault="00AF7268">
      <w:pPr>
        <w:spacing w:line="480" w:lineRule="auto"/>
        <w:jc w:val="center"/>
        <w:rPr>
          <w:rFonts w:ascii="Times New Roman" w:eastAsia="Times New Roman" w:hAnsi="Times New Roman" w:cs="Times New Roman"/>
          <w:sz w:val="32"/>
          <w:szCs w:val="32"/>
        </w:rPr>
      </w:pPr>
    </w:p>
    <w:p w14:paraId="73E594CF" w14:textId="77777777" w:rsidR="00AF7268" w:rsidRDefault="00AF7268">
      <w:pPr>
        <w:spacing w:line="480" w:lineRule="auto"/>
        <w:jc w:val="center"/>
        <w:rPr>
          <w:rFonts w:ascii="Times New Roman" w:eastAsia="Times New Roman" w:hAnsi="Times New Roman" w:cs="Times New Roman"/>
          <w:sz w:val="32"/>
          <w:szCs w:val="32"/>
        </w:rPr>
      </w:pPr>
    </w:p>
    <w:p w14:paraId="498AB2FF" w14:textId="77777777" w:rsidR="00AF7268" w:rsidRDefault="00AF7268">
      <w:pPr>
        <w:spacing w:line="480" w:lineRule="auto"/>
        <w:jc w:val="center"/>
        <w:rPr>
          <w:rFonts w:ascii="Times New Roman" w:eastAsia="Times New Roman" w:hAnsi="Times New Roman" w:cs="Times New Roman"/>
          <w:sz w:val="32"/>
          <w:szCs w:val="32"/>
        </w:rPr>
      </w:pPr>
    </w:p>
    <w:p w14:paraId="6901CCC2" w14:textId="77777777" w:rsidR="00AF7268" w:rsidRDefault="00AF7268">
      <w:pPr>
        <w:spacing w:line="480" w:lineRule="auto"/>
        <w:jc w:val="center"/>
        <w:rPr>
          <w:rFonts w:ascii="Times New Roman" w:eastAsia="Times New Roman" w:hAnsi="Times New Roman" w:cs="Times New Roman"/>
          <w:sz w:val="32"/>
          <w:szCs w:val="32"/>
        </w:rPr>
      </w:pPr>
    </w:p>
    <w:p w14:paraId="05190C71" w14:textId="77777777" w:rsidR="00AF7268" w:rsidRDefault="00AF7268">
      <w:pPr>
        <w:spacing w:line="480" w:lineRule="auto"/>
        <w:jc w:val="center"/>
        <w:rPr>
          <w:rFonts w:ascii="Times New Roman" w:eastAsia="Times New Roman" w:hAnsi="Times New Roman" w:cs="Times New Roman"/>
          <w:sz w:val="32"/>
          <w:szCs w:val="32"/>
        </w:rPr>
      </w:pPr>
    </w:p>
    <w:p w14:paraId="2CFEF5FC" w14:textId="77777777" w:rsidR="00AF7268" w:rsidRDefault="00AF7268">
      <w:pPr>
        <w:spacing w:line="480" w:lineRule="auto"/>
        <w:jc w:val="center"/>
        <w:rPr>
          <w:rFonts w:ascii="Times New Roman" w:eastAsia="Times New Roman" w:hAnsi="Times New Roman" w:cs="Times New Roman"/>
          <w:sz w:val="32"/>
          <w:szCs w:val="32"/>
        </w:rPr>
      </w:pPr>
    </w:p>
    <w:p w14:paraId="4C2FA175" w14:textId="77777777" w:rsidR="00AF7268" w:rsidRDefault="00AF7268">
      <w:pPr>
        <w:spacing w:line="480" w:lineRule="auto"/>
        <w:jc w:val="center"/>
        <w:rPr>
          <w:rFonts w:ascii="Times New Roman" w:eastAsia="Times New Roman" w:hAnsi="Times New Roman" w:cs="Times New Roman"/>
          <w:sz w:val="32"/>
          <w:szCs w:val="32"/>
        </w:rPr>
      </w:pPr>
    </w:p>
    <w:p w14:paraId="5A51E855" w14:textId="77777777" w:rsidR="00AF7268" w:rsidRDefault="00AF7268">
      <w:pPr>
        <w:spacing w:line="480" w:lineRule="auto"/>
        <w:rPr>
          <w:rFonts w:ascii="Times New Roman" w:eastAsia="Times New Roman" w:hAnsi="Times New Roman" w:cs="Times New Roman"/>
          <w:sz w:val="32"/>
          <w:szCs w:val="32"/>
        </w:rPr>
      </w:pPr>
    </w:p>
    <w:p w14:paraId="7B2E25E2" w14:textId="77777777" w:rsidR="00F707B1" w:rsidRDefault="00F707B1">
      <w:pPr>
        <w:rPr>
          <w:rFonts w:ascii="Times New Roman" w:eastAsia="Times New Roman" w:hAnsi="Times New Roman" w:cs="Times New Roman"/>
          <w:sz w:val="32"/>
          <w:szCs w:val="32"/>
        </w:rPr>
      </w:pPr>
      <w:r>
        <w:rPr>
          <w:rFonts w:ascii="Times New Roman" w:eastAsia="Times New Roman" w:hAnsi="Times New Roman" w:cs="Times New Roman"/>
          <w:sz w:val="32"/>
          <w:szCs w:val="32"/>
        </w:rPr>
        <w:br w:type="page"/>
      </w:r>
    </w:p>
    <w:p w14:paraId="134AF520" w14:textId="27B58EA5" w:rsidR="00AF7268"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Table of Contents</w:t>
      </w:r>
    </w:p>
    <w:p w14:paraId="3DAA83D9" w14:textId="77777777" w:rsidR="00AF7268" w:rsidRDefault="00000000">
      <w:pPr>
        <w:spacing w:line="480" w:lineRule="auto"/>
        <w:rPr>
          <w:rFonts w:ascii="Times New Roman" w:eastAsia="Times New Roman" w:hAnsi="Times New Roman" w:cs="Times New Roman"/>
        </w:rPr>
      </w:pPr>
      <w:proofErr w:type="gramStart"/>
      <w:r>
        <w:rPr>
          <w:rFonts w:ascii="Times New Roman" w:eastAsia="Times New Roman" w:hAnsi="Times New Roman" w:cs="Times New Roman"/>
        </w:rPr>
        <w:t>Abstract -</w:t>
      </w:r>
      <w:proofErr w:type="gramEnd"/>
      <w:r>
        <w:rPr>
          <w:rFonts w:ascii="Times New Roman" w:eastAsia="Times New Roman" w:hAnsi="Times New Roman" w:cs="Times New Roman"/>
        </w:rPr>
        <w:t>-------------------------------------------------------------------------------------------------------1</w:t>
      </w:r>
    </w:p>
    <w:p w14:paraId="5190F0A6" w14:textId="77777777" w:rsidR="00AF7268" w:rsidRDefault="00000000">
      <w:pPr>
        <w:spacing w:line="480" w:lineRule="auto"/>
        <w:rPr>
          <w:rFonts w:ascii="Times New Roman" w:eastAsia="Times New Roman" w:hAnsi="Times New Roman" w:cs="Times New Roman"/>
        </w:rPr>
      </w:pPr>
      <w:proofErr w:type="gramStart"/>
      <w:r>
        <w:rPr>
          <w:rFonts w:ascii="Times New Roman" w:eastAsia="Times New Roman" w:hAnsi="Times New Roman" w:cs="Times New Roman"/>
        </w:rPr>
        <w:t>Introduction-</w:t>
      </w:r>
      <w:proofErr w:type="gramEnd"/>
      <w:r>
        <w:rPr>
          <w:rFonts w:ascii="Times New Roman" w:eastAsia="Times New Roman" w:hAnsi="Times New Roman" w:cs="Times New Roman"/>
        </w:rPr>
        <w:t>---------------------------------------------------------------------------------------------------1</w:t>
      </w:r>
    </w:p>
    <w:p w14:paraId="406D01D2" w14:textId="77777777" w:rsidR="00AF7268" w:rsidRDefault="00000000">
      <w:pPr>
        <w:spacing w:line="480" w:lineRule="auto"/>
        <w:ind w:firstLine="720"/>
        <w:rPr>
          <w:rFonts w:ascii="Times New Roman" w:eastAsia="Times New Roman" w:hAnsi="Times New Roman" w:cs="Times New Roman"/>
        </w:rPr>
      </w:pPr>
      <w:proofErr w:type="gramStart"/>
      <w:r>
        <w:rPr>
          <w:rFonts w:ascii="Times New Roman" w:eastAsia="Times New Roman" w:hAnsi="Times New Roman" w:cs="Times New Roman"/>
        </w:rPr>
        <w:t>Background-</w:t>
      </w:r>
      <w:proofErr w:type="gramEnd"/>
      <w:r>
        <w:rPr>
          <w:rFonts w:ascii="Times New Roman" w:eastAsia="Times New Roman" w:hAnsi="Times New Roman" w:cs="Times New Roman"/>
        </w:rPr>
        <w:t>------------------------------------------------------------------------------------------1</w:t>
      </w:r>
    </w:p>
    <w:p w14:paraId="30EBB63F" w14:textId="77777777" w:rsidR="00AF7268"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Objective Overview of </w:t>
      </w:r>
      <w:proofErr w:type="gramStart"/>
      <w:r>
        <w:rPr>
          <w:rFonts w:ascii="Times New Roman" w:eastAsia="Times New Roman" w:hAnsi="Times New Roman" w:cs="Times New Roman"/>
        </w:rPr>
        <w:t>Project-</w:t>
      </w:r>
      <w:proofErr w:type="gramEnd"/>
      <w:r>
        <w:rPr>
          <w:rFonts w:ascii="Times New Roman" w:eastAsia="Times New Roman" w:hAnsi="Times New Roman" w:cs="Times New Roman"/>
        </w:rPr>
        <w:t>--------------------------------------------------------------------2</w:t>
      </w:r>
    </w:p>
    <w:p w14:paraId="5DBB6A5F" w14:textId="77777777" w:rsidR="00AF7268"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Team dynamics/</w:t>
      </w:r>
      <w:proofErr w:type="gramStart"/>
      <w:r>
        <w:rPr>
          <w:rFonts w:ascii="Times New Roman" w:eastAsia="Times New Roman" w:hAnsi="Times New Roman" w:cs="Times New Roman"/>
        </w:rPr>
        <w:t>details-</w:t>
      </w:r>
      <w:proofErr w:type="gramEnd"/>
      <w:r>
        <w:rPr>
          <w:rFonts w:ascii="Times New Roman" w:eastAsia="Times New Roman" w:hAnsi="Times New Roman" w:cs="Times New Roman"/>
        </w:rPr>
        <w:t>-----------------------------------------------------------------------------2</w:t>
      </w:r>
    </w:p>
    <w:p w14:paraId="79ECB665" w14:textId="2D63086B" w:rsidR="00AF7268" w:rsidRDefault="009773F2">
      <w:pPr>
        <w:spacing w:line="480" w:lineRule="auto"/>
        <w:rPr>
          <w:rFonts w:ascii="Times New Roman" w:eastAsia="Times New Roman" w:hAnsi="Times New Roman" w:cs="Times New Roman"/>
        </w:rPr>
      </w:pPr>
      <w:r>
        <w:rPr>
          <w:rFonts w:ascii="Times New Roman" w:eastAsia="Times New Roman" w:hAnsi="Times New Roman" w:cs="Times New Roman"/>
        </w:rPr>
        <w:t xml:space="preserve">Application </w:t>
      </w:r>
      <w:proofErr w:type="gramStart"/>
      <w:r>
        <w:rPr>
          <w:rFonts w:ascii="Times New Roman" w:eastAsia="Times New Roman" w:hAnsi="Times New Roman" w:cs="Times New Roman"/>
        </w:rPr>
        <w:t>Domain-</w:t>
      </w:r>
      <w:proofErr w:type="gramEnd"/>
      <w:r>
        <w:rPr>
          <w:rFonts w:ascii="Times New Roman" w:eastAsia="Times New Roman" w:hAnsi="Times New Roman" w:cs="Times New Roman"/>
        </w:rPr>
        <w:t>-----------------------------------------------------------------------------------------3</w:t>
      </w:r>
    </w:p>
    <w:p w14:paraId="7548E062" w14:textId="66C2DAB5" w:rsidR="009773F2" w:rsidRDefault="009773F2">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Project </w:t>
      </w:r>
      <w:proofErr w:type="gramStart"/>
      <w:r>
        <w:rPr>
          <w:rFonts w:ascii="Times New Roman" w:eastAsia="Times New Roman" w:hAnsi="Times New Roman" w:cs="Times New Roman"/>
        </w:rPr>
        <w:t>Context-</w:t>
      </w:r>
      <w:proofErr w:type="gramEnd"/>
      <w:r>
        <w:rPr>
          <w:rFonts w:ascii="Times New Roman" w:eastAsia="Times New Roman" w:hAnsi="Times New Roman" w:cs="Times New Roman"/>
        </w:rPr>
        <w:t>--------------------------------------------------------------------------------------4</w:t>
      </w:r>
    </w:p>
    <w:p w14:paraId="1D1D17E0" w14:textId="0157CECB" w:rsidR="009773F2" w:rsidRDefault="009773F2">
      <w:pPr>
        <w:spacing w:line="480" w:lineRule="auto"/>
        <w:rPr>
          <w:rFonts w:ascii="Times New Roman" w:eastAsia="Times New Roman" w:hAnsi="Times New Roman" w:cs="Times New Roman"/>
        </w:rPr>
      </w:pPr>
      <w:r>
        <w:rPr>
          <w:rFonts w:ascii="Times New Roman" w:eastAsia="Times New Roman" w:hAnsi="Times New Roman" w:cs="Times New Roman"/>
        </w:rPr>
        <w:t xml:space="preserve">Initial Business </w:t>
      </w:r>
      <w:proofErr w:type="gramStart"/>
      <w:r>
        <w:rPr>
          <w:rFonts w:ascii="Times New Roman" w:eastAsia="Times New Roman" w:hAnsi="Times New Roman" w:cs="Times New Roman"/>
        </w:rPr>
        <w:t>Model-</w:t>
      </w:r>
      <w:proofErr w:type="gramEnd"/>
      <w:r>
        <w:rPr>
          <w:rFonts w:ascii="Times New Roman" w:eastAsia="Times New Roman" w:hAnsi="Times New Roman" w:cs="Times New Roman"/>
        </w:rPr>
        <w:t>---------------------------------------------------------------------------------------4</w:t>
      </w:r>
    </w:p>
    <w:p w14:paraId="750F89FA" w14:textId="748B5C87" w:rsidR="009773F2" w:rsidRDefault="009773F2">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Operational </w:t>
      </w:r>
      <w:proofErr w:type="gramStart"/>
      <w:r>
        <w:rPr>
          <w:rFonts w:ascii="Times New Roman" w:eastAsia="Times New Roman" w:hAnsi="Times New Roman" w:cs="Times New Roman"/>
        </w:rPr>
        <w:t>Environment-</w:t>
      </w:r>
      <w:proofErr w:type="gramEnd"/>
      <w:r>
        <w:rPr>
          <w:rFonts w:ascii="Times New Roman" w:eastAsia="Times New Roman" w:hAnsi="Times New Roman" w:cs="Times New Roman"/>
        </w:rPr>
        <w:t>---------------------------------------------------------------------------4</w:t>
      </w:r>
    </w:p>
    <w:p w14:paraId="6B704295" w14:textId="47AED2EB" w:rsidR="009773F2" w:rsidRDefault="009773F2">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Description of Data </w:t>
      </w:r>
      <w:proofErr w:type="gramStart"/>
      <w:r>
        <w:rPr>
          <w:rFonts w:ascii="Times New Roman" w:eastAsia="Times New Roman" w:hAnsi="Times New Roman" w:cs="Times New Roman"/>
        </w:rPr>
        <w:t>Services-</w:t>
      </w:r>
      <w:proofErr w:type="gramEnd"/>
      <w:r>
        <w:rPr>
          <w:rFonts w:ascii="Times New Roman" w:eastAsia="Times New Roman" w:hAnsi="Times New Roman" w:cs="Times New Roman"/>
        </w:rPr>
        <w:t>----------------------------------------------------------------------5</w:t>
      </w:r>
    </w:p>
    <w:p w14:paraId="2688EAD7" w14:textId="129010A6" w:rsidR="009773F2" w:rsidRDefault="009773F2">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Use Case of UML </w:t>
      </w:r>
      <w:proofErr w:type="gramStart"/>
      <w:r>
        <w:rPr>
          <w:rFonts w:ascii="Times New Roman" w:eastAsia="Times New Roman" w:hAnsi="Times New Roman" w:cs="Times New Roman"/>
        </w:rPr>
        <w:t>Diagram-</w:t>
      </w:r>
      <w:proofErr w:type="gramEnd"/>
      <w:r>
        <w:rPr>
          <w:rFonts w:ascii="Times New Roman" w:eastAsia="Times New Roman" w:hAnsi="Times New Roman" w:cs="Times New Roman"/>
        </w:rPr>
        <w:t>-----------------------------------------------------------------------6</w:t>
      </w:r>
    </w:p>
    <w:p w14:paraId="349BEF77" w14:textId="7260A787" w:rsidR="00235A6B" w:rsidRDefault="00235A6B">
      <w:pPr>
        <w:spacing w:line="480" w:lineRule="auto"/>
        <w:rPr>
          <w:rFonts w:ascii="Times New Roman" w:eastAsia="Times New Roman" w:hAnsi="Times New Roman" w:cs="Times New Roman"/>
        </w:rPr>
      </w:pPr>
      <w:r>
        <w:rPr>
          <w:rFonts w:ascii="Times New Roman" w:eastAsia="Times New Roman" w:hAnsi="Times New Roman" w:cs="Times New Roman"/>
        </w:rPr>
        <w:t>Initial Requirements------------------------------------------------------------------------------------------6</w:t>
      </w:r>
    </w:p>
    <w:p w14:paraId="2F7EDF20" w14:textId="50C85DE6" w:rsidR="00235A6B" w:rsidRDefault="00235A6B">
      <w:pPr>
        <w:spacing w:line="480" w:lineRule="auto"/>
        <w:rPr>
          <w:rFonts w:ascii="Times New Roman" w:eastAsia="Times New Roman" w:hAnsi="Times New Roman" w:cs="Times New Roman"/>
        </w:rPr>
      </w:pPr>
      <w:r>
        <w:rPr>
          <w:rFonts w:ascii="Times New Roman" w:eastAsia="Times New Roman" w:hAnsi="Times New Roman" w:cs="Times New Roman"/>
        </w:rPr>
        <w:tab/>
      </w:r>
      <w:proofErr w:type="gramStart"/>
      <w:r>
        <w:rPr>
          <w:rFonts w:ascii="Times New Roman" w:eastAsia="Times New Roman" w:hAnsi="Times New Roman" w:cs="Times New Roman"/>
        </w:rPr>
        <w:t>Functional-</w:t>
      </w:r>
      <w:proofErr w:type="gramEnd"/>
      <w:r>
        <w:rPr>
          <w:rFonts w:ascii="Times New Roman" w:eastAsia="Times New Roman" w:hAnsi="Times New Roman" w:cs="Times New Roman"/>
        </w:rPr>
        <w:t>-------------------------------------------------------------------------------------------6</w:t>
      </w:r>
    </w:p>
    <w:p w14:paraId="792516ED" w14:textId="25E829E2" w:rsidR="00235A6B" w:rsidRDefault="00235A6B">
      <w:pPr>
        <w:spacing w:line="480" w:lineRule="auto"/>
        <w:rPr>
          <w:rFonts w:ascii="Times New Roman" w:eastAsia="Times New Roman" w:hAnsi="Times New Roman" w:cs="Times New Roman"/>
        </w:rPr>
      </w:pPr>
      <w:r>
        <w:rPr>
          <w:rFonts w:ascii="Times New Roman" w:eastAsia="Times New Roman" w:hAnsi="Times New Roman" w:cs="Times New Roman"/>
        </w:rPr>
        <w:tab/>
        <w:t>Non-</w:t>
      </w:r>
      <w:proofErr w:type="gramStart"/>
      <w:r>
        <w:rPr>
          <w:rFonts w:ascii="Times New Roman" w:eastAsia="Times New Roman" w:hAnsi="Times New Roman" w:cs="Times New Roman"/>
        </w:rPr>
        <w:t>functional-</w:t>
      </w:r>
      <w:proofErr w:type="gramEnd"/>
      <w:r>
        <w:rPr>
          <w:rFonts w:ascii="Times New Roman" w:eastAsia="Times New Roman" w:hAnsi="Times New Roman" w:cs="Times New Roman"/>
        </w:rPr>
        <w:t>-------------------------------------------------------------------------------------7</w:t>
      </w:r>
    </w:p>
    <w:p w14:paraId="308BD021" w14:textId="569B8AE2" w:rsidR="00235A6B" w:rsidRDefault="00235A6B">
      <w:pPr>
        <w:spacing w:line="480" w:lineRule="auto"/>
        <w:rPr>
          <w:rFonts w:ascii="Times New Roman" w:eastAsia="Times New Roman" w:hAnsi="Times New Roman" w:cs="Times New Roman"/>
        </w:rPr>
      </w:pPr>
      <w:r>
        <w:rPr>
          <w:rFonts w:ascii="Times New Roman" w:eastAsia="Times New Roman" w:hAnsi="Times New Roman" w:cs="Times New Roman"/>
        </w:rPr>
        <w:tab/>
      </w:r>
      <w:proofErr w:type="gramStart"/>
      <w:r>
        <w:rPr>
          <w:rFonts w:ascii="Times New Roman" w:eastAsia="Times New Roman" w:hAnsi="Times New Roman" w:cs="Times New Roman"/>
        </w:rPr>
        <w:t>Documentation-</w:t>
      </w:r>
      <w:proofErr w:type="gramEnd"/>
      <w:r>
        <w:rPr>
          <w:rFonts w:ascii="Times New Roman" w:eastAsia="Times New Roman" w:hAnsi="Times New Roman" w:cs="Times New Roman"/>
        </w:rPr>
        <w:t>-------------------------------------------------------------------------------------8</w:t>
      </w:r>
    </w:p>
    <w:p w14:paraId="51675DFF" w14:textId="424D8AE8" w:rsidR="00235A6B" w:rsidRDefault="00235A6B">
      <w:pPr>
        <w:spacing w:line="480" w:lineRule="auto"/>
        <w:rPr>
          <w:rFonts w:ascii="Times New Roman" w:eastAsia="Times New Roman" w:hAnsi="Times New Roman" w:cs="Times New Roman"/>
        </w:rPr>
      </w:pPr>
      <w:r>
        <w:rPr>
          <w:rFonts w:ascii="Times New Roman" w:eastAsia="Times New Roman" w:hAnsi="Times New Roman" w:cs="Times New Roman"/>
        </w:rPr>
        <w:t>Testing/</w:t>
      </w:r>
      <w:proofErr w:type="gramStart"/>
      <w:r>
        <w:rPr>
          <w:rFonts w:ascii="Times New Roman" w:eastAsia="Times New Roman" w:hAnsi="Times New Roman" w:cs="Times New Roman"/>
        </w:rPr>
        <w:t>Revisions-</w:t>
      </w:r>
      <w:proofErr w:type="gramEnd"/>
      <w:r>
        <w:rPr>
          <w:rFonts w:ascii="Times New Roman" w:eastAsia="Times New Roman" w:hAnsi="Times New Roman" w:cs="Times New Roman"/>
        </w:rPr>
        <w:t>------------------------------------------------------------------------------------------9</w:t>
      </w:r>
    </w:p>
    <w:p w14:paraId="3F1DE46F" w14:textId="26D06434" w:rsidR="00235A6B" w:rsidRDefault="00235A6B">
      <w:pPr>
        <w:spacing w:line="480" w:lineRule="auto"/>
        <w:rPr>
          <w:rFonts w:ascii="Times New Roman" w:eastAsia="Times New Roman" w:hAnsi="Times New Roman" w:cs="Times New Roman"/>
        </w:rPr>
      </w:pPr>
      <w:r>
        <w:rPr>
          <w:rFonts w:ascii="Times New Roman" w:eastAsia="Times New Roman" w:hAnsi="Times New Roman" w:cs="Times New Roman"/>
        </w:rPr>
        <w:t>Citations-----------------------------------------------------------------------------------------------------9</w:t>
      </w:r>
    </w:p>
    <w:p w14:paraId="519178FE" w14:textId="6E4B33F2" w:rsidR="00235A6B" w:rsidRDefault="00235A6B">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Appendix: </w:t>
      </w:r>
      <w:proofErr w:type="gramStart"/>
      <w:r>
        <w:rPr>
          <w:rFonts w:ascii="Times New Roman" w:eastAsia="Times New Roman" w:hAnsi="Times New Roman" w:cs="Times New Roman"/>
        </w:rPr>
        <w:t>Glossary-</w:t>
      </w:r>
      <w:proofErr w:type="gramEnd"/>
      <w:r>
        <w:rPr>
          <w:rFonts w:ascii="Times New Roman" w:eastAsia="Times New Roman" w:hAnsi="Times New Roman" w:cs="Times New Roman"/>
        </w:rPr>
        <w:t>--------------------------------------------------------------------------------------10</w:t>
      </w:r>
    </w:p>
    <w:p w14:paraId="7CD5318E" w14:textId="3EB8A2F7" w:rsidR="00235A6B" w:rsidRDefault="00235A6B">
      <w:pPr>
        <w:spacing w:line="480" w:lineRule="auto"/>
        <w:rPr>
          <w:rFonts w:ascii="Times New Roman" w:eastAsia="Times New Roman" w:hAnsi="Times New Roman" w:cs="Times New Roman"/>
        </w:rPr>
      </w:pPr>
      <w:r>
        <w:rPr>
          <w:rFonts w:ascii="Times New Roman" w:eastAsia="Times New Roman" w:hAnsi="Times New Roman" w:cs="Times New Roman"/>
        </w:rPr>
        <w:t xml:space="preserve">Appendix: Team </w:t>
      </w:r>
      <w:proofErr w:type="gramStart"/>
      <w:r>
        <w:rPr>
          <w:rFonts w:ascii="Times New Roman" w:eastAsia="Times New Roman" w:hAnsi="Times New Roman" w:cs="Times New Roman"/>
        </w:rPr>
        <w:t>Details-</w:t>
      </w:r>
      <w:proofErr w:type="gramEnd"/>
      <w:r>
        <w:rPr>
          <w:rFonts w:ascii="Times New Roman" w:eastAsia="Times New Roman" w:hAnsi="Times New Roman" w:cs="Times New Roman"/>
        </w:rPr>
        <w:t>--------------------------------------------------------------------------------</w:t>
      </w:r>
      <w:r w:rsidR="00F76B8F">
        <w:rPr>
          <w:rFonts w:ascii="Times New Roman" w:eastAsia="Times New Roman" w:hAnsi="Times New Roman" w:cs="Times New Roman"/>
        </w:rPr>
        <w:t>12</w:t>
      </w:r>
    </w:p>
    <w:p w14:paraId="3DA0AC7E" w14:textId="51B015EA" w:rsidR="00235A6B" w:rsidRDefault="00235A6B">
      <w:pPr>
        <w:spacing w:line="480" w:lineRule="auto"/>
        <w:rPr>
          <w:rFonts w:ascii="Times New Roman" w:eastAsia="Times New Roman" w:hAnsi="Times New Roman" w:cs="Times New Roman"/>
        </w:rPr>
      </w:pPr>
      <w:r>
        <w:rPr>
          <w:rFonts w:ascii="Times New Roman" w:eastAsia="Times New Roman" w:hAnsi="Times New Roman" w:cs="Times New Roman"/>
        </w:rPr>
        <w:t xml:space="preserve">Appendix: Workflow </w:t>
      </w:r>
      <w:proofErr w:type="spellStart"/>
      <w:proofErr w:type="gramStart"/>
      <w:r>
        <w:rPr>
          <w:rFonts w:ascii="Times New Roman" w:eastAsia="Times New Roman" w:hAnsi="Times New Roman" w:cs="Times New Roman"/>
        </w:rPr>
        <w:t>Authentification</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r w:rsidR="00F76B8F">
        <w:rPr>
          <w:rFonts w:ascii="Times New Roman" w:eastAsia="Times New Roman" w:hAnsi="Times New Roman" w:cs="Times New Roman"/>
        </w:rPr>
        <w:t>13</w:t>
      </w:r>
    </w:p>
    <w:p w14:paraId="770C826E" w14:textId="0E9C8B50" w:rsidR="00235A6B" w:rsidRDefault="00235A6B">
      <w:pPr>
        <w:spacing w:line="480" w:lineRule="auto"/>
        <w:rPr>
          <w:rFonts w:ascii="Times New Roman" w:eastAsia="Times New Roman" w:hAnsi="Times New Roman" w:cs="Times New Roman"/>
        </w:rPr>
      </w:pPr>
      <w:r>
        <w:rPr>
          <w:rFonts w:ascii="Times New Roman" w:eastAsia="Times New Roman" w:hAnsi="Times New Roman" w:cs="Times New Roman"/>
        </w:rPr>
        <w:t xml:space="preserve">Appendix: Report from Writing </w:t>
      </w:r>
      <w:proofErr w:type="gramStart"/>
      <w:r>
        <w:rPr>
          <w:rFonts w:ascii="Times New Roman" w:eastAsia="Times New Roman" w:hAnsi="Times New Roman" w:cs="Times New Roman"/>
        </w:rPr>
        <w:t>Center-</w:t>
      </w:r>
      <w:proofErr w:type="gramEnd"/>
      <w:r>
        <w:rPr>
          <w:rFonts w:ascii="Times New Roman" w:eastAsia="Times New Roman" w:hAnsi="Times New Roman" w:cs="Times New Roman"/>
        </w:rPr>
        <w:t>--------------------------------------------------------------</w:t>
      </w:r>
      <w:r w:rsidR="00C143C0">
        <w:rPr>
          <w:rFonts w:ascii="Times New Roman" w:eastAsia="Times New Roman" w:hAnsi="Times New Roman" w:cs="Times New Roman"/>
        </w:rPr>
        <w:t>14</w:t>
      </w:r>
    </w:p>
    <w:p w14:paraId="091E3283" w14:textId="77777777" w:rsidR="00AF7268" w:rsidRDefault="00AF7268">
      <w:pPr>
        <w:spacing w:line="480" w:lineRule="auto"/>
        <w:rPr>
          <w:rFonts w:ascii="Times New Roman" w:eastAsia="Times New Roman" w:hAnsi="Times New Roman" w:cs="Times New Roman"/>
        </w:rPr>
      </w:pPr>
    </w:p>
    <w:p w14:paraId="66847BC4" w14:textId="77777777" w:rsidR="00AF7268" w:rsidRDefault="00AF7268">
      <w:pPr>
        <w:spacing w:line="480" w:lineRule="auto"/>
        <w:rPr>
          <w:rFonts w:ascii="Times New Roman" w:eastAsia="Times New Roman" w:hAnsi="Times New Roman" w:cs="Times New Roman"/>
        </w:rPr>
      </w:pPr>
    </w:p>
    <w:p w14:paraId="038D068B" w14:textId="77777777" w:rsidR="00AF7268" w:rsidRDefault="00AF7268">
      <w:pPr>
        <w:spacing w:line="480" w:lineRule="auto"/>
        <w:rPr>
          <w:rFonts w:ascii="Times New Roman" w:eastAsia="Times New Roman" w:hAnsi="Times New Roman" w:cs="Times New Roman"/>
        </w:rPr>
      </w:pPr>
    </w:p>
    <w:p w14:paraId="5440AB08" w14:textId="77777777" w:rsidR="00AF7268" w:rsidRDefault="00AF7268">
      <w:pPr>
        <w:spacing w:line="480" w:lineRule="auto"/>
        <w:rPr>
          <w:rFonts w:ascii="Times New Roman" w:eastAsia="Times New Roman" w:hAnsi="Times New Roman" w:cs="Times New Roman"/>
        </w:rPr>
      </w:pPr>
    </w:p>
    <w:p w14:paraId="4FEE3603" w14:textId="77777777" w:rsidR="00AF7268" w:rsidRDefault="00AF7268">
      <w:pPr>
        <w:spacing w:line="480" w:lineRule="auto"/>
        <w:rPr>
          <w:rFonts w:ascii="Times New Roman" w:eastAsia="Times New Roman" w:hAnsi="Times New Roman" w:cs="Times New Roman"/>
        </w:rPr>
      </w:pPr>
    </w:p>
    <w:p w14:paraId="320B9C55" w14:textId="77777777" w:rsidR="00AF7268" w:rsidRDefault="00AF7268">
      <w:pPr>
        <w:spacing w:line="480" w:lineRule="auto"/>
        <w:rPr>
          <w:rFonts w:ascii="Times New Roman" w:eastAsia="Times New Roman" w:hAnsi="Times New Roman" w:cs="Times New Roman"/>
        </w:rPr>
      </w:pPr>
    </w:p>
    <w:p w14:paraId="3966FBA8" w14:textId="77777777" w:rsidR="00235A6B" w:rsidRDefault="00235A6B">
      <w:pPr>
        <w:spacing w:line="480" w:lineRule="auto"/>
        <w:rPr>
          <w:rFonts w:ascii="Times New Roman" w:eastAsia="Times New Roman" w:hAnsi="Times New Roman" w:cs="Times New Roman"/>
        </w:rPr>
      </w:pPr>
    </w:p>
    <w:p w14:paraId="7CCCE981" w14:textId="77777777" w:rsidR="00235A6B" w:rsidRDefault="00235A6B">
      <w:pPr>
        <w:spacing w:line="480" w:lineRule="auto"/>
        <w:rPr>
          <w:rFonts w:ascii="Times New Roman" w:eastAsia="Times New Roman" w:hAnsi="Times New Roman" w:cs="Times New Roman"/>
        </w:rPr>
      </w:pPr>
    </w:p>
    <w:p w14:paraId="5FA760A9" w14:textId="77777777" w:rsidR="00235A6B" w:rsidRDefault="00235A6B">
      <w:pPr>
        <w:spacing w:line="480" w:lineRule="auto"/>
        <w:rPr>
          <w:rFonts w:ascii="Times New Roman" w:eastAsia="Times New Roman" w:hAnsi="Times New Roman" w:cs="Times New Roman"/>
        </w:rPr>
      </w:pPr>
    </w:p>
    <w:p w14:paraId="71C3C7BF" w14:textId="77777777" w:rsidR="00235A6B" w:rsidRDefault="00235A6B">
      <w:pPr>
        <w:spacing w:line="480" w:lineRule="auto"/>
        <w:rPr>
          <w:rFonts w:ascii="Times New Roman" w:eastAsia="Times New Roman" w:hAnsi="Times New Roman" w:cs="Times New Roman"/>
        </w:rPr>
      </w:pPr>
    </w:p>
    <w:p w14:paraId="7B67A138" w14:textId="77777777" w:rsidR="00235A6B" w:rsidRDefault="00235A6B">
      <w:pPr>
        <w:spacing w:line="480" w:lineRule="auto"/>
        <w:rPr>
          <w:rFonts w:ascii="Times New Roman" w:eastAsia="Times New Roman" w:hAnsi="Times New Roman" w:cs="Times New Roman"/>
        </w:rPr>
      </w:pPr>
    </w:p>
    <w:p w14:paraId="22AC189C" w14:textId="77777777" w:rsidR="00235A6B" w:rsidRDefault="00235A6B">
      <w:pPr>
        <w:spacing w:line="480" w:lineRule="auto"/>
        <w:rPr>
          <w:rFonts w:ascii="Times New Roman" w:eastAsia="Times New Roman" w:hAnsi="Times New Roman" w:cs="Times New Roman"/>
        </w:rPr>
      </w:pPr>
    </w:p>
    <w:p w14:paraId="049D15B5" w14:textId="77777777" w:rsidR="00235A6B" w:rsidRDefault="00235A6B">
      <w:pPr>
        <w:spacing w:line="480" w:lineRule="auto"/>
        <w:rPr>
          <w:rFonts w:ascii="Times New Roman" w:eastAsia="Times New Roman" w:hAnsi="Times New Roman" w:cs="Times New Roman"/>
        </w:rPr>
      </w:pPr>
    </w:p>
    <w:p w14:paraId="266219D6" w14:textId="77777777" w:rsidR="00235A6B" w:rsidRDefault="00235A6B">
      <w:pPr>
        <w:spacing w:line="480" w:lineRule="auto"/>
        <w:rPr>
          <w:rFonts w:ascii="Times New Roman" w:eastAsia="Times New Roman" w:hAnsi="Times New Roman" w:cs="Times New Roman"/>
        </w:rPr>
      </w:pPr>
    </w:p>
    <w:p w14:paraId="02793A08" w14:textId="77777777" w:rsidR="00AF7268"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Abstract</w:t>
      </w:r>
    </w:p>
    <w:p w14:paraId="34ABCC07" w14:textId="03374B45" w:rsidR="00AF7268" w:rsidRPr="00C143C0"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The Digital Audio Workstation</w:t>
      </w:r>
      <w:ins w:id="1" w:author="Weifeng Chen" w:date="2025-10-21T13:34:00Z" w16du:dateUtc="2025-10-21T17:34:00Z">
        <w:r w:rsidR="00885BCD">
          <w:rPr>
            <w:rFonts w:ascii="Times New Roman" w:eastAsia="Times New Roman" w:hAnsi="Times New Roman" w:cs="Times New Roman"/>
          </w:rPr>
          <w:t xml:space="preserve"> (DAW)</w:t>
        </w:r>
      </w:ins>
      <w:r>
        <w:rPr>
          <w:rFonts w:ascii="Times New Roman" w:eastAsia="Times New Roman" w:hAnsi="Times New Roman" w:cs="Times New Roman"/>
        </w:rPr>
        <w:t xml:space="preserve"> is intended to help musical artists and composers by providing software to create music using different synthetic instruments and individual tracks for each instrument that can be stacked to play at the same time which are saved as MIDI files that can also be imported into the program for editing. While many existing DAWs provide these features, they tend to be very complex and complicated to use and are expensive for individuals. Existing DAWs are usually very complex and complicated software which takes a lot of time simply to learn and understand all the functions they provide while also having prices in the range of $100-$600.  The team aims to provide these common features while providing a much more affordable, user-friendly, and easily available option. The creation of this software will provide a lower barrier to entry for amateur and professional music creation.</w:t>
      </w:r>
    </w:p>
    <w:p w14:paraId="3DBF08AD" w14:textId="77777777" w:rsidR="00AF7268" w:rsidRPr="00C143C0" w:rsidRDefault="00000000">
      <w:pPr>
        <w:spacing w:line="480" w:lineRule="auto"/>
        <w:rPr>
          <w:rFonts w:ascii="Times New Roman" w:eastAsia="Times New Roman" w:hAnsi="Times New Roman" w:cs="Times New Roman"/>
          <w:sz w:val="32"/>
          <w:szCs w:val="32"/>
        </w:rPr>
      </w:pPr>
      <w:r w:rsidRPr="00C143C0">
        <w:rPr>
          <w:rFonts w:ascii="Times New Roman" w:eastAsia="Times New Roman" w:hAnsi="Times New Roman" w:cs="Times New Roman"/>
          <w:sz w:val="32"/>
          <w:szCs w:val="32"/>
        </w:rPr>
        <w:t>Introduction</w:t>
      </w:r>
    </w:p>
    <w:p w14:paraId="64BCB068" w14:textId="77777777" w:rsidR="00AF7268" w:rsidRDefault="00000000">
      <w:pPr>
        <w:tabs>
          <w:tab w:val="left" w:pos="3555"/>
        </w:tabs>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28"/>
          <w:szCs w:val="28"/>
        </w:rPr>
        <w:t>Background</w:t>
      </w:r>
      <w:r>
        <w:rPr>
          <w:rFonts w:ascii="Times New Roman" w:eastAsia="Times New Roman" w:hAnsi="Times New Roman" w:cs="Times New Roman"/>
          <w:sz w:val="32"/>
          <w:szCs w:val="32"/>
        </w:rPr>
        <w:tab/>
      </w:r>
    </w:p>
    <w:p w14:paraId="35C884A3" w14:textId="77777777" w:rsidR="00AF7268"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rPr>
        <w:tab/>
        <w:t xml:space="preserve">DAWs are an important element in music creation due to their ability to allow musicians and composers to edit and synthesize music by manipulating audio files and MIDI files to add onto, remove, or create them. In addition, they can allow the direct creation of music through sounds inside the software, called MIDI instruments, or using MIDI peripherals to help the creative process even more. Without them, composing digital music would be incredibly difficult and the creation of music for media such as games, movies, and shows would be much harder. DAWs are an incredibly important tool that </w:t>
      </w:r>
      <w:proofErr w:type="gramStart"/>
      <w:r>
        <w:rPr>
          <w:rFonts w:ascii="Times New Roman" w:eastAsia="Times New Roman" w:hAnsi="Times New Roman" w:cs="Times New Roman"/>
        </w:rPr>
        <w:t>allows for</w:t>
      </w:r>
      <w:proofErr w:type="gramEnd"/>
      <w:r>
        <w:rPr>
          <w:rFonts w:ascii="Times New Roman" w:eastAsia="Times New Roman" w:hAnsi="Times New Roman" w:cs="Times New Roman"/>
        </w:rPr>
        <w:t xml:space="preserve"> music to be used in many more contexts </w:t>
      </w:r>
      <w:r>
        <w:rPr>
          <w:rFonts w:ascii="Times New Roman" w:eastAsia="Times New Roman" w:hAnsi="Times New Roman" w:cs="Times New Roman"/>
        </w:rPr>
        <w:lastRenderedPageBreak/>
        <w:t>than musicians playing their instruments live or simply recording with no proper sound/audio mixing.</w:t>
      </w:r>
    </w:p>
    <w:p w14:paraId="6895288B" w14:textId="77777777" w:rsidR="00AF7268" w:rsidRDefault="00000000">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Objective of project</w:t>
      </w:r>
    </w:p>
    <w:p w14:paraId="3D4159B4" w14:textId="77777777" w:rsidR="00AF7268"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Objective of our DAW is to create a user-friendly, affordable, and highly compatible software. This will create a comfortable and easy to use space for musicians and composers while having a low learning curve to get the most out of the software. It will include compatibility with MIDI peripherals, audio files and recordings, and proper usage of file systems for exporting and importing files from the software. This will all be achieved </w:t>
      </w:r>
      <w:proofErr w:type="gramStart"/>
      <w:r>
        <w:rPr>
          <w:rFonts w:ascii="Times New Roman" w:eastAsia="Times New Roman" w:hAnsi="Times New Roman" w:cs="Times New Roman"/>
        </w:rPr>
        <w:t>through the use of</w:t>
      </w:r>
      <w:proofErr w:type="gramEnd"/>
      <w:r>
        <w:rPr>
          <w:rFonts w:ascii="Times New Roman" w:eastAsia="Times New Roman" w:hAnsi="Times New Roman" w:cs="Times New Roman"/>
        </w:rPr>
        <w:t xml:space="preserve"> the coding language C++ as the backbone of the program, MySQL for formatting the file systems, pre-existing libraries for MIDI instruments, audio recordings, and MIDI peripherals. To make the program easy to learn and user-friendly, we plan to include tutorials throughout the program that can be found simply by</w:t>
      </w:r>
      <w:commentRangeStart w:id="2"/>
      <w:r>
        <w:rPr>
          <w:rFonts w:ascii="Times New Roman" w:eastAsia="Times New Roman" w:hAnsi="Times New Roman" w:cs="Times New Roman"/>
        </w:rPr>
        <w:t xml:space="preserve"> hovering over buttons or settings </w:t>
      </w:r>
      <w:commentRangeEnd w:id="2"/>
      <w:r w:rsidR="00EB61D0">
        <w:rPr>
          <w:rStyle w:val="CommentReference"/>
        </w:rPr>
        <w:commentReference w:id="2"/>
      </w:r>
      <w:r>
        <w:rPr>
          <w:rFonts w:ascii="Times New Roman" w:eastAsia="Times New Roman" w:hAnsi="Times New Roman" w:cs="Times New Roman"/>
        </w:rPr>
        <w:t>while also designing the software from the perspective of a user who knows nothing of these programs. The program will be made affordable because we will not be charging for it and the source code will be made open source. Through both the use of an open-source design model, as well as having the source files coded in C++, the program will be widely accessible on a variety of machines.</w:t>
      </w:r>
    </w:p>
    <w:p w14:paraId="0F1B15E0" w14:textId="77777777" w:rsidR="00AF7268" w:rsidRDefault="00000000">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Team detail and dynamics</w:t>
      </w:r>
    </w:p>
    <w:p w14:paraId="1D22F0CB"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This project requires a team that is well suited to its design and development due to its complexity, which this team can offer. It is crucial that members do separate but equal jobs throughout the different segments of the project to allow the project to be finished within a realistic time frame. The jobs have been divided up based on individuals’ skills, comfort, and wants. Each member will be heading a different document and segment of the design while being </w:t>
      </w:r>
      <w:r>
        <w:rPr>
          <w:rFonts w:ascii="Times New Roman" w:eastAsia="Times New Roman" w:hAnsi="Times New Roman" w:cs="Times New Roman"/>
        </w:rPr>
        <w:lastRenderedPageBreak/>
        <w:t xml:space="preserve">supported by the other two members throughout the entirety of the process. This will be the best way to support our goal of attempting to make the best product out of our skills that we can achieve, regardless of the difficulty. This work division will also put a lot of responsibilities on the respective leaders of each </w:t>
      </w:r>
      <w:proofErr w:type="gramStart"/>
      <w:r>
        <w:rPr>
          <w:rFonts w:ascii="Times New Roman" w:eastAsia="Times New Roman" w:hAnsi="Times New Roman" w:cs="Times New Roman"/>
        </w:rPr>
        <w:t>segment, but</w:t>
      </w:r>
      <w:proofErr w:type="gramEnd"/>
      <w:r>
        <w:rPr>
          <w:rFonts w:ascii="Times New Roman" w:eastAsia="Times New Roman" w:hAnsi="Times New Roman" w:cs="Times New Roman"/>
        </w:rPr>
        <w:t xml:space="preserve"> will </w:t>
      </w:r>
      <w:proofErr w:type="gramStart"/>
      <w:r>
        <w:rPr>
          <w:rFonts w:ascii="Times New Roman" w:eastAsia="Times New Roman" w:hAnsi="Times New Roman" w:cs="Times New Roman"/>
        </w:rPr>
        <w:t>allow for</w:t>
      </w:r>
      <w:proofErr w:type="gramEnd"/>
      <w:r>
        <w:rPr>
          <w:rFonts w:ascii="Times New Roman" w:eastAsia="Times New Roman" w:hAnsi="Times New Roman" w:cs="Times New Roman"/>
        </w:rPr>
        <w:t xml:space="preserve"> us to adjust and address any issues that come up as we work, and make sure we can overcome these issues.</w:t>
      </w: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AF7268" w14:paraId="54477F8C" w14:textId="77777777">
        <w:tc>
          <w:tcPr>
            <w:tcW w:w="3116" w:type="dxa"/>
          </w:tcPr>
          <w:p w14:paraId="607C5AFC" w14:textId="77777777" w:rsidR="00AF7268"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sz w:val="28"/>
                <w:szCs w:val="28"/>
              </w:rPr>
              <w:t>Team members</w:t>
            </w:r>
          </w:p>
        </w:tc>
        <w:tc>
          <w:tcPr>
            <w:tcW w:w="3117" w:type="dxa"/>
          </w:tcPr>
          <w:p w14:paraId="1DBB5B14" w14:textId="77777777" w:rsidR="00AF7268"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sz w:val="28"/>
                <w:szCs w:val="28"/>
              </w:rPr>
              <w:t>Major</w:t>
            </w:r>
          </w:p>
        </w:tc>
        <w:tc>
          <w:tcPr>
            <w:tcW w:w="3117" w:type="dxa"/>
          </w:tcPr>
          <w:p w14:paraId="37A1C676" w14:textId="77777777" w:rsidR="00AF7268"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Segment Leader</w:t>
            </w:r>
          </w:p>
        </w:tc>
      </w:tr>
      <w:tr w:rsidR="00AF7268" w14:paraId="66B25102" w14:textId="77777777">
        <w:tc>
          <w:tcPr>
            <w:tcW w:w="3116" w:type="dxa"/>
          </w:tcPr>
          <w:p w14:paraId="55F5002A"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Clayton Sanner</w:t>
            </w:r>
          </w:p>
        </w:tc>
        <w:tc>
          <w:tcPr>
            <w:tcW w:w="3117" w:type="dxa"/>
          </w:tcPr>
          <w:p w14:paraId="33143116"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CS</w:t>
            </w:r>
          </w:p>
        </w:tc>
        <w:tc>
          <w:tcPr>
            <w:tcW w:w="3117" w:type="dxa"/>
          </w:tcPr>
          <w:p w14:paraId="28ABED10"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Requirements and Analysis</w:t>
            </w:r>
          </w:p>
        </w:tc>
      </w:tr>
      <w:tr w:rsidR="00AF7268" w14:paraId="25E41067" w14:textId="77777777">
        <w:tc>
          <w:tcPr>
            <w:tcW w:w="3116" w:type="dxa"/>
          </w:tcPr>
          <w:p w14:paraId="61DA9D88"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Brandon Smith</w:t>
            </w:r>
          </w:p>
        </w:tc>
        <w:tc>
          <w:tcPr>
            <w:tcW w:w="3117" w:type="dxa"/>
          </w:tcPr>
          <w:p w14:paraId="1ADA4226"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CS</w:t>
            </w:r>
          </w:p>
        </w:tc>
        <w:tc>
          <w:tcPr>
            <w:tcW w:w="3117" w:type="dxa"/>
          </w:tcPr>
          <w:p w14:paraId="42287A2E"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Implementation and User Manual</w:t>
            </w:r>
          </w:p>
        </w:tc>
      </w:tr>
      <w:tr w:rsidR="00AF7268" w14:paraId="550CDE12" w14:textId="77777777">
        <w:tc>
          <w:tcPr>
            <w:tcW w:w="3116" w:type="dxa"/>
          </w:tcPr>
          <w:p w14:paraId="39560327"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Alice Bruce</w:t>
            </w:r>
          </w:p>
        </w:tc>
        <w:tc>
          <w:tcPr>
            <w:tcW w:w="3117" w:type="dxa"/>
          </w:tcPr>
          <w:p w14:paraId="33C3D0CD"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CS</w:t>
            </w:r>
          </w:p>
        </w:tc>
        <w:tc>
          <w:tcPr>
            <w:tcW w:w="3117" w:type="dxa"/>
          </w:tcPr>
          <w:p w14:paraId="7A2E15F2"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Design</w:t>
            </w:r>
          </w:p>
        </w:tc>
      </w:tr>
    </w:tbl>
    <w:p w14:paraId="69B04DCD" w14:textId="77777777" w:rsidR="00AF7268" w:rsidRDefault="00AF7268">
      <w:pPr>
        <w:spacing w:line="480" w:lineRule="auto"/>
        <w:rPr>
          <w:rFonts w:ascii="Times New Roman" w:eastAsia="Times New Roman" w:hAnsi="Times New Roman" w:cs="Times New Roman"/>
        </w:rPr>
      </w:pPr>
    </w:p>
    <w:p w14:paraId="2BA59594"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The project team will need to be able to easily and efficiently communicate with each other and provide changes to files at any given time. To accomplish this, a Discord server was created to provide a place for communications and meetings. In addition, a GitHub repository will be created to maintain and control our programs file structure that all team members will have access to.</w:t>
      </w:r>
    </w:p>
    <w:p w14:paraId="5707A9B5" w14:textId="30F63D2C"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p>
    <w:p w14:paraId="7B9B7C8F" w14:textId="350E2149" w:rsidR="00AF7268"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Application domain</w:t>
      </w:r>
    </w:p>
    <w:p w14:paraId="17067C41" w14:textId="77777777" w:rsidR="00AF7268"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28"/>
          <w:szCs w:val="28"/>
        </w:rPr>
        <w:t>Project context</w:t>
      </w:r>
    </w:p>
    <w:p w14:paraId="6ED9784B" w14:textId="7849730C"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The main goal in creating this DAW is to provide an easily accessible and user-friendly option for anyone interested in digital music or composing in general. </w:t>
      </w:r>
      <w:proofErr w:type="gramStart"/>
      <w:r>
        <w:rPr>
          <w:rFonts w:ascii="Times New Roman" w:eastAsia="Times New Roman" w:hAnsi="Times New Roman" w:cs="Times New Roman"/>
        </w:rPr>
        <w:t xml:space="preserve">Generally speaking, </w:t>
      </w:r>
      <w:r>
        <w:rPr>
          <w:rFonts w:ascii="Times New Roman" w:eastAsia="Times New Roman" w:hAnsi="Times New Roman" w:cs="Times New Roman"/>
        </w:rPr>
        <w:lastRenderedPageBreak/>
        <w:t>DAWs</w:t>
      </w:r>
      <w:proofErr w:type="gramEnd"/>
      <w:r>
        <w:rPr>
          <w:rFonts w:ascii="Times New Roman" w:eastAsia="Times New Roman" w:hAnsi="Times New Roman" w:cs="Times New Roman"/>
        </w:rPr>
        <w:t xml:space="preserve"> tend to be an expensive type of non-commercial software, the popular options range anywhere from $100 at the lower level to up to nearly $600 for the </w:t>
      </w:r>
      <w:r w:rsidR="001A675C">
        <w:rPr>
          <w:rFonts w:ascii="Times New Roman" w:eastAsia="Times New Roman" w:hAnsi="Times New Roman" w:cs="Times New Roman"/>
        </w:rPr>
        <w:t>high-end</w:t>
      </w:r>
      <w:r>
        <w:rPr>
          <w:rFonts w:ascii="Times New Roman" w:eastAsia="Times New Roman" w:hAnsi="Times New Roman" w:cs="Times New Roman"/>
        </w:rPr>
        <w:t xml:space="preserve"> software. This barrier of entry could very likely be a </w:t>
      </w:r>
      <w:r w:rsidR="001A675C">
        <w:rPr>
          <w:rFonts w:ascii="Times New Roman" w:eastAsia="Times New Roman" w:hAnsi="Times New Roman" w:cs="Times New Roman"/>
        </w:rPr>
        <w:t>roadblock</w:t>
      </w:r>
      <w:r>
        <w:rPr>
          <w:rFonts w:ascii="Times New Roman" w:eastAsia="Times New Roman" w:hAnsi="Times New Roman" w:cs="Times New Roman"/>
        </w:rPr>
        <w:t xml:space="preserve"> for anyone who wants to try their hand at composing digital music. On top of that, the free options that do exist, such as Audacity, do not provide the functionality necessary for composing music. And in both cases, those DAWs are quite complicated, often essentially requiring users to watch tutorials online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use them efficiently. Creating a DAW that is cheap, easy to use, and adequately functional is our reasoning for taking on this project. </w:t>
      </w:r>
    </w:p>
    <w:p w14:paraId="27E8B54E" w14:textId="32425044" w:rsidR="00AF7268"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Initial Business model</w:t>
      </w:r>
    </w:p>
    <w:p w14:paraId="450D57D0" w14:textId="1FCDB916"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28"/>
          <w:szCs w:val="28"/>
        </w:rPr>
        <w:t xml:space="preserve">Operational environment </w:t>
      </w:r>
      <w:r>
        <w:rPr>
          <w:rFonts w:ascii="Times New Roman" w:eastAsia="Times New Roman" w:hAnsi="Times New Roman" w:cs="Times New Roman"/>
          <w:sz w:val="32"/>
          <w:szCs w:val="32"/>
        </w:rPr>
        <w:br/>
      </w:r>
      <w:r>
        <w:rPr>
          <w:rFonts w:ascii="Times New Roman" w:eastAsia="Times New Roman" w:hAnsi="Times New Roman" w:cs="Times New Roman"/>
          <w:sz w:val="32"/>
          <w:szCs w:val="32"/>
        </w:rPr>
        <w:tab/>
      </w:r>
      <w:r>
        <w:rPr>
          <w:rFonts w:ascii="Times New Roman" w:eastAsia="Times New Roman" w:hAnsi="Times New Roman" w:cs="Times New Roman"/>
        </w:rPr>
        <w:t xml:space="preserve">This DAW will be designed first and foremost to be accessible and friendly to anyone who wishes to create or edit music, voice overs, or any other sort of audio. As such, this software will be designed with more casual, non-commercial use as a priority. While it will still be built with professionalism and </w:t>
      </w:r>
      <w:proofErr w:type="gramStart"/>
      <w:r>
        <w:rPr>
          <w:rFonts w:ascii="Times New Roman" w:eastAsia="Times New Roman" w:hAnsi="Times New Roman" w:cs="Times New Roman"/>
        </w:rPr>
        <w:t>complexity in mind</w:t>
      </w:r>
      <w:proofErr w:type="gramEnd"/>
      <w:r>
        <w:rPr>
          <w:rFonts w:ascii="Times New Roman" w:eastAsia="Times New Roman" w:hAnsi="Times New Roman" w:cs="Times New Roman"/>
        </w:rPr>
        <w:t xml:space="preserve">, the goal of this workstation is to streamline the process of music and audio editing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make the field less intimidating to begin learning and experimenting with. Editing software such as this tends to be either too complex for beginner use, too expensive to just casually try out, or both. As such, this workstation aims to offer the essentials an editing software will </w:t>
      </w:r>
      <w:proofErr w:type="gramStart"/>
      <w:r>
        <w:rPr>
          <w:rFonts w:ascii="Times New Roman" w:eastAsia="Times New Roman" w:hAnsi="Times New Roman" w:cs="Times New Roman"/>
        </w:rPr>
        <w:t>need, and</w:t>
      </w:r>
      <w:proofErr w:type="gramEnd"/>
      <w:r>
        <w:rPr>
          <w:rFonts w:ascii="Times New Roman" w:eastAsia="Times New Roman" w:hAnsi="Times New Roman" w:cs="Times New Roman"/>
        </w:rPr>
        <w:t xml:space="preserve"> attempt to peel back as many layers of the complex performance that is audio editing as possible, as to offer what will hopefully be the beginner’s choice for a Digital Audio Workstation at a much more affordable price.</w:t>
      </w:r>
    </w:p>
    <w:p w14:paraId="7E3B8DB0" w14:textId="4B6FEC6C" w:rsidR="00AF7268" w:rsidRDefault="00000000">
      <w:pPr>
        <w:spacing w:line="480" w:lineRule="auto"/>
        <w:rPr>
          <w:rFonts w:ascii="Times New Roman" w:eastAsia="Times New Roman" w:hAnsi="Times New Roman" w:cs="Times New Roman"/>
          <w:sz w:val="20"/>
          <w:szCs w:val="20"/>
        </w:rPr>
      </w:pPr>
      <w:r w:rsidRPr="00C143C0">
        <w:rPr>
          <w:rFonts w:ascii="Times New Roman" w:eastAsia="Times New Roman" w:hAnsi="Times New Roman" w:cs="Times New Roman"/>
          <w:sz w:val="28"/>
          <w:szCs w:val="28"/>
        </w:rPr>
        <w:t>Description of data sources</w:t>
      </w:r>
      <w:r>
        <w:rPr>
          <w:rFonts w:ascii="Times New Roman" w:eastAsia="Times New Roman" w:hAnsi="Times New Roman" w:cs="Times New Roman"/>
          <w:sz w:val="32"/>
          <w:szCs w:val="32"/>
        </w:rPr>
        <w:br/>
      </w:r>
      <w:r>
        <w:rPr>
          <w:rFonts w:ascii="Times New Roman" w:eastAsia="Times New Roman" w:hAnsi="Times New Roman" w:cs="Times New Roman"/>
          <w:sz w:val="32"/>
          <w:szCs w:val="32"/>
        </w:rPr>
        <w:tab/>
      </w:r>
      <w:r>
        <w:rPr>
          <w:rFonts w:ascii="Times New Roman" w:eastAsia="Times New Roman" w:hAnsi="Times New Roman" w:cs="Times New Roman"/>
        </w:rPr>
        <w:t xml:space="preserve">An editing software such as this typically works by having the program open files that </w:t>
      </w:r>
      <w:r>
        <w:rPr>
          <w:rFonts w:ascii="Times New Roman" w:eastAsia="Times New Roman" w:hAnsi="Times New Roman" w:cs="Times New Roman"/>
        </w:rPr>
        <w:lastRenderedPageBreak/>
        <w:t xml:space="preserve">you direct it to and making them accessible to be placed on a timeline. This workstation will follow as such, as it will be designed to open a folder designated by the user and place the files it can interact with on a timeline automatically. It will require further input from the user to organize said files. This software will be able to open MIDI files for the purposes of changing them in the </w:t>
      </w:r>
      <w:proofErr w:type="gramStart"/>
      <w:r>
        <w:rPr>
          <w:rFonts w:ascii="Times New Roman" w:eastAsia="Times New Roman" w:hAnsi="Times New Roman" w:cs="Times New Roman"/>
        </w:rPr>
        <w:t>editor, and</w:t>
      </w:r>
      <w:proofErr w:type="gramEnd"/>
      <w:r>
        <w:rPr>
          <w:rFonts w:ascii="Times New Roman" w:eastAsia="Times New Roman" w:hAnsi="Times New Roman" w:cs="Times New Roman"/>
        </w:rPr>
        <w:t xml:space="preserve"> will open audio files for prerecorded audio. </w:t>
      </w:r>
      <w:r>
        <w:rPr>
          <w:rFonts w:ascii="Times New Roman" w:eastAsia="Times New Roman" w:hAnsi="Times New Roman" w:cs="Times New Roman"/>
        </w:rPr>
        <w:br/>
      </w:r>
      <w:r>
        <w:rPr>
          <w:rFonts w:ascii="Times New Roman" w:eastAsia="Times New Roman" w:hAnsi="Times New Roman" w:cs="Times New Roman"/>
        </w:rPr>
        <w:tab/>
        <w:t xml:space="preserve">In addition to opening already existing files, this workstation will allow users to create new files of the same types that it can </w:t>
      </w:r>
      <w:r w:rsidR="001A675C">
        <w:rPr>
          <w:rFonts w:ascii="Times New Roman" w:eastAsia="Times New Roman" w:hAnsi="Times New Roman" w:cs="Times New Roman"/>
        </w:rPr>
        <w:t>open and</w:t>
      </w:r>
      <w:r>
        <w:rPr>
          <w:rFonts w:ascii="Times New Roman" w:eastAsia="Times New Roman" w:hAnsi="Times New Roman" w:cs="Times New Roman"/>
        </w:rPr>
        <w:t xml:space="preserve"> place them on a timeline for editing purposes accordingly. Creating music as MIDI tracks will be possible by creating and saving MIDI files, and the software will save specific project details, such as the MIDI instruments assigned to each MIDI track, separately, in accordance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what the user has told the program to open for the project. In specific, details such as this will be saved in a configuration file created inside the project folder the user has chosen to open, given the same name as the project the user has created. Designing user projects as such will streamline the editing process and keep every detail about the project organized in the same location and easily accessible to the user.</w:t>
      </w:r>
    </w:p>
    <w:p w14:paraId="4DB79458" w14:textId="77777777" w:rsidR="00AF7268" w:rsidRPr="00C143C0" w:rsidRDefault="00000000">
      <w:pPr>
        <w:spacing w:line="480" w:lineRule="auto"/>
        <w:rPr>
          <w:rFonts w:ascii="Times New Roman" w:eastAsia="Times New Roman" w:hAnsi="Times New Roman" w:cs="Times New Roman"/>
          <w:sz w:val="28"/>
          <w:szCs w:val="28"/>
        </w:rPr>
      </w:pPr>
      <w:r w:rsidRPr="00C143C0">
        <w:rPr>
          <w:rFonts w:ascii="Times New Roman" w:eastAsia="Times New Roman" w:hAnsi="Times New Roman" w:cs="Times New Roman"/>
          <w:sz w:val="28"/>
          <w:szCs w:val="28"/>
        </w:rPr>
        <w:t>Use case UML diagrams</w:t>
      </w:r>
    </w:p>
    <w:p w14:paraId="16C2D41B"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32"/>
          <w:szCs w:val="32"/>
        </w:rPr>
        <w:tab/>
      </w:r>
      <w:r>
        <w:rPr>
          <w:rFonts w:ascii="Times New Roman" w:eastAsia="Times New Roman" w:hAnsi="Times New Roman" w:cs="Times New Roman"/>
        </w:rPr>
        <w:t xml:space="preserve">The Digital Audio Workstation will have users either import data from pre-existing audio files or </w:t>
      </w:r>
      <w:proofErr w:type="gramStart"/>
      <w:r>
        <w:rPr>
          <w:rFonts w:ascii="Times New Roman" w:eastAsia="Times New Roman" w:hAnsi="Times New Roman" w:cs="Times New Roman"/>
        </w:rPr>
        <w:t>they will make</w:t>
      </w:r>
      <w:proofErr w:type="gramEnd"/>
      <w:r>
        <w:rPr>
          <w:rFonts w:ascii="Times New Roman" w:eastAsia="Times New Roman" w:hAnsi="Times New Roman" w:cs="Times New Roman"/>
        </w:rPr>
        <w:t xml:space="preserve"> new recordings inside of the program. They will be able to edit, mix, and control the playback aspects of the audio. The use of the DAW is almost completely driven by the user’s input. This driving input is what allows the program to perform any job, as it is a tool that assists in the creation of music and </w:t>
      </w:r>
      <w:proofErr w:type="gramStart"/>
      <w:r>
        <w:rPr>
          <w:rFonts w:ascii="Times New Roman" w:eastAsia="Times New Roman" w:hAnsi="Times New Roman" w:cs="Times New Roman"/>
        </w:rPr>
        <w:t>has to</w:t>
      </w:r>
      <w:proofErr w:type="gramEnd"/>
      <w:r>
        <w:rPr>
          <w:rFonts w:ascii="Times New Roman" w:eastAsia="Times New Roman" w:hAnsi="Times New Roman" w:cs="Times New Roman"/>
        </w:rPr>
        <w:t xml:space="preserve"> be controlled by the user for different circumstances.</w:t>
      </w:r>
    </w:p>
    <w:p w14:paraId="4B4FC502" w14:textId="77777777" w:rsidR="00AF7268"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lastRenderedPageBreak/>
        <w:t>Use Case UML Diagram</w:t>
      </w:r>
      <w:commentRangeStart w:id="3"/>
      <w:commentRangeStart w:id="4"/>
      <w:r>
        <w:rPr>
          <w:rFonts w:ascii="Times New Roman" w:eastAsia="Times New Roman" w:hAnsi="Times New Roman" w:cs="Times New Roman"/>
          <w:noProof/>
        </w:rPr>
        <w:drawing>
          <wp:inline distT="0" distB="0" distL="0" distR="0" wp14:anchorId="5796EA5B" wp14:editId="53A9851E">
            <wp:extent cx="5795010" cy="334899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95010" cy="3348990"/>
                    </a:xfrm>
                    <a:prstGeom prst="rect">
                      <a:avLst/>
                    </a:prstGeom>
                    <a:ln/>
                  </pic:spPr>
                </pic:pic>
              </a:graphicData>
            </a:graphic>
          </wp:inline>
        </w:drawing>
      </w:r>
      <w:commentRangeEnd w:id="3"/>
      <w:commentRangeEnd w:id="4"/>
      <w:r w:rsidR="00EB61D0">
        <w:rPr>
          <w:rStyle w:val="CommentReference"/>
        </w:rPr>
        <w:commentReference w:id="4"/>
      </w:r>
      <w:r w:rsidR="000A1259">
        <w:rPr>
          <w:rStyle w:val="CommentReference"/>
        </w:rPr>
        <w:commentReference w:id="3"/>
      </w:r>
    </w:p>
    <w:p w14:paraId="4E45B637" w14:textId="77777777" w:rsidR="00AF7268"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rPr>
        <w:tab/>
        <w:t xml:space="preserve">Figure1. Use case UML for the features available to the user. The user will need to be able to manipulate the audio in </w:t>
      </w:r>
      <w:proofErr w:type="spellStart"/>
      <w:r>
        <w:rPr>
          <w:rFonts w:ascii="Times New Roman" w:eastAsia="Times New Roman" w:hAnsi="Times New Roman" w:cs="Times New Roman"/>
        </w:rPr>
        <w:t>anyway</w:t>
      </w:r>
      <w:proofErr w:type="spellEnd"/>
      <w:r>
        <w:rPr>
          <w:rFonts w:ascii="Times New Roman" w:eastAsia="Times New Roman" w:hAnsi="Times New Roman" w:cs="Times New Roman"/>
        </w:rPr>
        <w:t xml:space="preserve"> they see fit to provide usable audio to any given consumer be that for individuals projects, movies, tv show, or games</w:t>
      </w:r>
    </w:p>
    <w:p w14:paraId="636C49AC" w14:textId="77777777" w:rsidR="00AF7268" w:rsidRPr="00C143C0" w:rsidRDefault="00000000">
      <w:pPr>
        <w:spacing w:line="480" w:lineRule="auto"/>
        <w:rPr>
          <w:rFonts w:ascii="Times New Roman" w:eastAsia="Times New Roman" w:hAnsi="Times New Roman" w:cs="Times New Roman"/>
          <w:sz w:val="32"/>
          <w:szCs w:val="32"/>
        </w:rPr>
      </w:pPr>
      <w:r w:rsidRPr="00C143C0">
        <w:rPr>
          <w:rFonts w:ascii="Times New Roman" w:eastAsia="Times New Roman" w:hAnsi="Times New Roman" w:cs="Times New Roman"/>
          <w:sz w:val="32"/>
          <w:szCs w:val="32"/>
        </w:rPr>
        <w:t>Initial Requirements</w:t>
      </w:r>
    </w:p>
    <w:p w14:paraId="4C5348B0" w14:textId="77777777" w:rsidR="00AF7268" w:rsidRDefault="00000000" w:rsidP="009773F2">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Functional </w:t>
      </w:r>
    </w:p>
    <w:p w14:paraId="321875C9" w14:textId="77777777" w:rsidR="00AF7268"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rPr>
        <w:t xml:space="preserve">A DAW has multiple features that are necessary for functional usage. The most basic description of these features are as follows. A DAW needs to visually display MIDI files which will be split into multiple MIDI tracks (if it has any) which will be stacked on a timeline. These MIDI tracks can be opened in an editor to allow for the user to add, remove, and edit the MIDI events contained within. It needs to have the ability to open existing MIDI files as well as allow the user to create new MIDI tracks that will be placed on the timeline. It needs to have the ability </w:t>
      </w:r>
      <w:r>
        <w:rPr>
          <w:rFonts w:ascii="Times New Roman" w:eastAsia="Times New Roman" w:hAnsi="Times New Roman" w:cs="Times New Roman"/>
        </w:rPr>
        <w:lastRenderedPageBreak/>
        <w:t xml:space="preserve">to record audio via a microphone which will also be placed on the timeline, as well as allowing for existing audio files to be opened. It needs to have the ability to play everything currently on the timeline at any given moment, including both audio files and MIDI tracks. The software will be able to save all tracks </w:t>
      </w:r>
      <w:proofErr w:type="gramStart"/>
      <w:r>
        <w:rPr>
          <w:rFonts w:ascii="Times New Roman" w:eastAsia="Times New Roman" w:hAnsi="Times New Roman" w:cs="Times New Roman"/>
        </w:rPr>
        <w:t>into</w:t>
      </w:r>
      <w:proofErr w:type="gramEnd"/>
      <w:r>
        <w:rPr>
          <w:rFonts w:ascii="Times New Roman" w:eastAsia="Times New Roman" w:hAnsi="Times New Roman" w:cs="Times New Roman"/>
        </w:rPr>
        <w:t xml:space="preserve"> a project, which the user will be able to open </w:t>
      </w:r>
      <w:proofErr w:type="gramStart"/>
      <w:r>
        <w:rPr>
          <w:rFonts w:ascii="Times New Roman" w:eastAsia="Times New Roman" w:hAnsi="Times New Roman" w:cs="Times New Roman"/>
        </w:rPr>
        <w:t>at a later time</w:t>
      </w:r>
      <w:proofErr w:type="gramEnd"/>
      <w:r>
        <w:rPr>
          <w:rFonts w:ascii="Times New Roman" w:eastAsia="Times New Roman" w:hAnsi="Times New Roman" w:cs="Times New Roman"/>
        </w:rPr>
        <w:t xml:space="preserve"> to continue work to work on. It will also be able to export all tracks into a single audio file. Lastly, the software will be able to interface with a MIDI peripheral for additional functionality.</w:t>
      </w:r>
    </w:p>
    <w:p w14:paraId="6F6B5E6F" w14:textId="77777777" w:rsidR="00AF7268" w:rsidRPr="00C143C0" w:rsidRDefault="00000000" w:rsidP="009773F2">
      <w:pPr>
        <w:spacing w:line="480" w:lineRule="auto"/>
        <w:rPr>
          <w:rFonts w:ascii="Times New Roman" w:eastAsia="Times New Roman" w:hAnsi="Times New Roman" w:cs="Times New Roman"/>
          <w:sz w:val="36"/>
          <w:szCs w:val="36"/>
        </w:rPr>
      </w:pPr>
      <w:proofErr w:type="gramStart"/>
      <w:r w:rsidRPr="00C143C0">
        <w:rPr>
          <w:rFonts w:ascii="Times New Roman" w:eastAsia="Times New Roman" w:hAnsi="Times New Roman" w:cs="Times New Roman"/>
          <w:sz w:val="32"/>
          <w:szCs w:val="32"/>
        </w:rPr>
        <w:t>Non functional</w:t>
      </w:r>
      <w:proofErr w:type="gramEnd"/>
    </w:p>
    <w:p w14:paraId="0512ADEE"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sz w:val="32"/>
          <w:szCs w:val="32"/>
        </w:rPr>
        <w:tab/>
      </w:r>
      <w:r>
        <w:rPr>
          <w:rFonts w:ascii="Times New Roman" w:eastAsia="Times New Roman" w:hAnsi="Times New Roman" w:cs="Times New Roman"/>
        </w:rPr>
        <w:t xml:space="preserve">Due to the single user nature of DAWs, </w:t>
      </w:r>
      <w:proofErr w:type="gramStart"/>
      <w:r>
        <w:rPr>
          <w:rFonts w:ascii="Times New Roman" w:eastAsia="Times New Roman" w:hAnsi="Times New Roman" w:cs="Times New Roman"/>
        </w:rPr>
        <w:t>a software</w:t>
      </w:r>
      <w:proofErr w:type="gramEnd"/>
      <w:r>
        <w:rPr>
          <w:rFonts w:ascii="Times New Roman" w:eastAsia="Times New Roman" w:hAnsi="Times New Roman" w:cs="Times New Roman"/>
        </w:rPr>
        <w:t xml:space="preserve"> like this does not have many non-functional requirements. The only requirements under this category are simplicity and user-friendliness, and low-latency audio playback. Simplicity and user-friendliness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important because it ensures that the software is easier to use than its competitors, which is a major selling point for this DAW. Low-latency audio playback is also important because while a project is still being worked on, and a user wants to listen to what they’ve done so far, all tracks on the timeline need to be played in sync with one another. If any track takes longer to start playing than another, the music will sound off and won’t be an accurate representation of what the current project should sound like.</w:t>
      </w:r>
    </w:p>
    <w:p w14:paraId="03B3D2B0" w14:textId="77777777" w:rsidR="00AF7268" w:rsidRPr="00C143C0" w:rsidRDefault="00000000">
      <w:pPr>
        <w:spacing w:line="480" w:lineRule="auto"/>
        <w:rPr>
          <w:rFonts w:ascii="Times New Roman" w:eastAsia="Times New Roman" w:hAnsi="Times New Roman" w:cs="Times New Roman"/>
          <w:sz w:val="32"/>
          <w:szCs w:val="32"/>
        </w:rPr>
      </w:pPr>
      <w:r w:rsidRPr="00C143C0">
        <w:rPr>
          <w:rFonts w:ascii="Times New Roman" w:eastAsia="Times New Roman" w:hAnsi="Times New Roman" w:cs="Times New Roman"/>
          <w:sz w:val="32"/>
          <w:szCs w:val="32"/>
        </w:rPr>
        <w:t>Documentation</w:t>
      </w:r>
    </w:p>
    <w:p w14:paraId="24A66642" w14:textId="77777777" w:rsidR="00AF726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Proposal Document</w:t>
      </w:r>
    </w:p>
    <w:p w14:paraId="1EADADEC" w14:textId="77777777" w:rsidR="00AF7268" w:rsidRDefault="00000000">
      <w:pPr>
        <w:spacing w:line="480" w:lineRule="auto"/>
        <w:ind w:left="2160"/>
        <w:rPr>
          <w:rFonts w:ascii="Times New Roman" w:eastAsia="Times New Roman" w:hAnsi="Times New Roman" w:cs="Times New Roman"/>
        </w:rPr>
      </w:pPr>
      <w:r>
        <w:rPr>
          <w:rFonts w:ascii="Times New Roman" w:eastAsia="Times New Roman" w:hAnsi="Times New Roman" w:cs="Times New Roman"/>
        </w:rPr>
        <w:t>The initial document outlining and detailing the project idea</w:t>
      </w:r>
    </w:p>
    <w:p w14:paraId="07F5F634" w14:textId="77777777" w:rsidR="00AF726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Requirements Document</w:t>
      </w:r>
    </w:p>
    <w:p w14:paraId="01F2D69A" w14:textId="77777777" w:rsidR="00AF7268" w:rsidRDefault="00000000">
      <w:pPr>
        <w:spacing w:line="480" w:lineRule="auto"/>
        <w:ind w:left="2160"/>
        <w:rPr>
          <w:rFonts w:ascii="Times New Roman" w:eastAsia="Times New Roman" w:hAnsi="Times New Roman" w:cs="Times New Roman"/>
        </w:rPr>
      </w:pPr>
      <w:r>
        <w:rPr>
          <w:rFonts w:ascii="Times New Roman" w:eastAsia="Times New Roman" w:hAnsi="Times New Roman" w:cs="Times New Roman"/>
        </w:rPr>
        <w:lastRenderedPageBreak/>
        <w:t>The document that communicates the overarching vision of the project and establishes a plan to follow for the rest of the project</w:t>
      </w:r>
    </w:p>
    <w:p w14:paraId="5C1F7DC7" w14:textId="77777777" w:rsidR="00AF726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Specification Document</w:t>
      </w:r>
    </w:p>
    <w:p w14:paraId="3F291F1A" w14:textId="77777777" w:rsidR="00AF7268" w:rsidRDefault="00000000">
      <w:pPr>
        <w:spacing w:line="480" w:lineRule="auto"/>
        <w:ind w:left="2160"/>
        <w:rPr>
          <w:rFonts w:ascii="Times New Roman" w:eastAsia="Times New Roman" w:hAnsi="Times New Roman" w:cs="Times New Roman"/>
        </w:rPr>
      </w:pPr>
      <w:r>
        <w:rPr>
          <w:rFonts w:ascii="Times New Roman" w:eastAsia="Times New Roman" w:hAnsi="Times New Roman" w:cs="Times New Roman"/>
        </w:rPr>
        <w:t>A Document that will detail the design, testing, and functionality of the DAW</w:t>
      </w:r>
    </w:p>
    <w:p w14:paraId="279AF0D4" w14:textId="77777777" w:rsidR="00AF726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Design Document</w:t>
      </w:r>
    </w:p>
    <w:p w14:paraId="7E15BA52" w14:textId="77777777" w:rsidR="00AF7268" w:rsidRDefault="00000000">
      <w:pPr>
        <w:spacing w:line="480" w:lineRule="auto"/>
        <w:ind w:left="2160"/>
        <w:rPr>
          <w:rFonts w:ascii="Times New Roman" w:eastAsia="Times New Roman" w:hAnsi="Times New Roman" w:cs="Times New Roman"/>
        </w:rPr>
      </w:pPr>
      <w:r>
        <w:rPr>
          <w:rFonts w:ascii="Times New Roman" w:eastAsia="Times New Roman" w:hAnsi="Times New Roman" w:cs="Times New Roman"/>
        </w:rPr>
        <w:t xml:space="preserve">Document that will detail the plan of how the project will </w:t>
      </w:r>
      <w:proofErr w:type="gramStart"/>
      <w:r>
        <w:rPr>
          <w:rFonts w:ascii="Times New Roman" w:eastAsia="Times New Roman" w:hAnsi="Times New Roman" w:cs="Times New Roman"/>
        </w:rPr>
        <w:t>actually be</w:t>
      </w:r>
      <w:proofErr w:type="gramEnd"/>
      <w:r>
        <w:rPr>
          <w:rFonts w:ascii="Times New Roman" w:eastAsia="Times New Roman" w:hAnsi="Times New Roman" w:cs="Times New Roman"/>
        </w:rPr>
        <w:t xml:space="preserve"> built from a coding perspective based on our requirements and specifications</w:t>
      </w:r>
    </w:p>
    <w:p w14:paraId="2299DCAB" w14:textId="77777777" w:rsidR="00AF726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Project Log</w:t>
      </w:r>
    </w:p>
    <w:p w14:paraId="03B34FC9" w14:textId="77777777" w:rsidR="00AF7268" w:rsidRDefault="00000000">
      <w:pPr>
        <w:spacing w:line="480" w:lineRule="auto"/>
        <w:ind w:left="2160"/>
        <w:rPr>
          <w:rFonts w:ascii="Times New Roman" w:eastAsia="Times New Roman" w:hAnsi="Times New Roman" w:cs="Times New Roman"/>
        </w:rPr>
      </w:pPr>
      <w:r>
        <w:rPr>
          <w:rFonts w:ascii="Times New Roman" w:eastAsia="Times New Roman" w:hAnsi="Times New Roman" w:cs="Times New Roman"/>
        </w:rPr>
        <w:t>A document that will provide information about the project throughout the development detailing progress, activities, issues and its lifecycle</w:t>
      </w:r>
    </w:p>
    <w:p w14:paraId="11088653" w14:textId="77777777" w:rsidR="00AF726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User Manual</w:t>
      </w:r>
    </w:p>
    <w:p w14:paraId="0F15C964" w14:textId="77777777" w:rsidR="00AF7268" w:rsidRDefault="00000000">
      <w:pPr>
        <w:spacing w:line="480" w:lineRule="auto"/>
        <w:ind w:left="2160"/>
        <w:rPr>
          <w:rFonts w:ascii="Times New Roman" w:eastAsia="Times New Roman" w:hAnsi="Times New Roman" w:cs="Times New Roman"/>
        </w:rPr>
      </w:pPr>
      <w:r>
        <w:rPr>
          <w:rFonts w:ascii="Times New Roman" w:eastAsia="Times New Roman" w:hAnsi="Times New Roman" w:cs="Times New Roman"/>
        </w:rPr>
        <w:t xml:space="preserve">A document that will provide information and educate a given user on technical information related to the project. </w:t>
      </w:r>
    </w:p>
    <w:p w14:paraId="51DBAD63" w14:textId="77777777" w:rsidR="00AF7268" w:rsidRDefault="00000000">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Testing/Revisions</w:t>
      </w:r>
    </w:p>
    <w:p w14:paraId="1648A571" w14:textId="082765B7" w:rsidR="00AF7268" w:rsidRPr="00C143C0" w:rsidRDefault="00000000" w:rsidP="00C143C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This document was created through a collaborative effort of the group members. It was shared online allowing each member to edit and change the document as was needed. Revisions were saved locally and through a discord server to provide access to previous versions of the document. For our program, the team will be using GitHub Desktop, which will allow team members to share revisions with the group while also keeping documentation of our previous </w:t>
      </w:r>
      <w:r>
        <w:rPr>
          <w:rFonts w:ascii="Times New Roman" w:eastAsia="Times New Roman" w:hAnsi="Times New Roman" w:cs="Times New Roman"/>
        </w:rPr>
        <w:lastRenderedPageBreak/>
        <w:t>versions of the program if rollbacks become necessary, which can help to negate negative effects of problems posed later in the program’s lifecycle that could keep the team from being able to continue progress. Testing of the program will be done by each member on their respective hardware as well as a third-party volunteer that the team will be recruiting to help debug and test the code in ways that individual team members who are too familiar with the code would not be able to.</w:t>
      </w:r>
    </w:p>
    <w:p w14:paraId="7BFFAFB2" w14:textId="77777777" w:rsidR="00AF7268" w:rsidRPr="00C143C0" w:rsidRDefault="00000000">
      <w:pPr>
        <w:spacing w:line="480" w:lineRule="auto"/>
        <w:rPr>
          <w:rFonts w:ascii="Times New Roman" w:eastAsia="Times New Roman" w:hAnsi="Times New Roman" w:cs="Times New Roman"/>
          <w:sz w:val="32"/>
          <w:szCs w:val="32"/>
        </w:rPr>
      </w:pPr>
      <w:commentRangeStart w:id="5"/>
      <w:r w:rsidRPr="00C143C0">
        <w:rPr>
          <w:rFonts w:ascii="Times New Roman" w:eastAsia="Times New Roman" w:hAnsi="Times New Roman" w:cs="Times New Roman"/>
          <w:sz w:val="32"/>
          <w:szCs w:val="32"/>
        </w:rPr>
        <w:t>Citations</w:t>
      </w:r>
      <w:commentRangeEnd w:id="5"/>
      <w:r w:rsidR="00C528B6">
        <w:rPr>
          <w:rStyle w:val="CommentReference"/>
        </w:rPr>
        <w:commentReference w:id="5"/>
      </w:r>
    </w:p>
    <w:p w14:paraId="2B83535B" w14:textId="77777777" w:rsidR="00D6004E" w:rsidRPr="003F4553" w:rsidRDefault="00D6004E" w:rsidP="003F4553">
      <w:pPr>
        <w:pStyle w:val="ListParagraph"/>
        <w:numPr>
          <w:ilvl w:val="0"/>
          <w:numId w:val="3"/>
        </w:numPr>
        <w:spacing w:line="480" w:lineRule="auto"/>
        <w:rPr>
          <w:rFonts w:ascii="Times New Roman" w:eastAsia="Times New Roman" w:hAnsi="Times New Roman" w:cs="Times New Roman"/>
          <w:sz w:val="32"/>
          <w:szCs w:val="32"/>
          <w:lang w:val="en-US"/>
          <w:rPrChange w:id="6" w:author="Weifeng Chen" w:date="2025-10-21T13:48:00Z" w16du:dateUtc="2025-10-21T17:48:00Z">
            <w:rPr>
              <w:lang w:val="en-US"/>
            </w:rPr>
          </w:rPrChange>
        </w:rPr>
        <w:pPrChange w:id="7" w:author="Weifeng Chen" w:date="2025-10-21T13:48:00Z" w16du:dateUtc="2025-10-21T17:48:00Z">
          <w:pPr>
            <w:spacing w:line="480" w:lineRule="auto"/>
          </w:pPr>
        </w:pPrChange>
      </w:pPr>
      <w:commentRangeStart w:id="8"/>
      <w:r w:rsidRPr="003F4553">
        <w:rPr>
          <w:rFonts w:ascii="Times New Roman" w:eastAsia="Times New Roman" w:hAnsi="Times New Roman" w:cs="Times New Roman"/>
          <w:i/>
          <w:iCs/>
          <w:sz w:val="32"/>
          <w:szCs w:val="32"/>
          <w:lang w:val="en-US"/>
          <w:rPrChange w:id="9" w:author="Weifeng Chen" w:date="2025-10-21T13:48:00Z" w16du:dateUtc="2025-10-21T17:48:00Z">
            <w:rPr>
              <w:i/>
              <w:iCs/>
              <w:lang w:val="en-US"/>
            </w:rPr>
          </w:rPrChange>
        </w:rPr>
        <w:t>Create</w:t>
      </w:r>
      <w:commentRangeEnd w:id="8"/>
      <w:r w:rsidR="003F4553">
        <w:rPr>
          <w:rStyle w:val="CommentReference"/>
        </w:rPr>
        <w:commentReference w:id="8"/>
      </w:r>
      <w:r w:rsidRPr="003F4553">
        <w:rPr>
          <w:rFonts w:ascii="Times New Roman" w:eastAsia="Times New Roman" w:hAnsi="Times New Roman" w:cs="Times New Roman"/>
          <w:i/>
          <w:iCs/>
          <w:sz w:val="32"/>
          <w:szCs w:val="32"/>
          <w:lang w:val="en-US"/>
          <w:rPrChange w:id="10" w:author="Weifeng Chen" w:date="2025-10-21T13:48:00Z" w16du:dateUtc="2025-10-21T17:48:00Z">
            <w:rPr>
              <w:i/>
              <w:iCs/>
              <w:lang w:val="en-US"/>
            </w:rPr>
          </w:rPrChange>
        </w:rPr>
        <w:t xml:space="preserve"> your best music | FL Studio</w:t>
      </w:r>
      <w:r w:rsidRPr="003F4553">
        <w:rPr>
          <w:rFonts w:ascii="Times New Roman" w:eastAsia="Times New Roman" w:hAnsi="Times New Roman" w:cs="Times New Roman"/>
          <w:sz w:val="32"/>
          <w:szCs w:val="32"/>
          <w:lang w:val="en-US"/>
          <w:rPrChange w:id="11" w:author="Weifeng Chen" w:date="2025-10-21T13:48:00Z" w16du:dateUtc="2025-10-21T17:48:00Z">
            <w:rPr>
              <w:lang w:val="en-US"/>
            </w:rPr>
          </w:rPrChange>
        </w:rPr>
        <w:t>. (n.d.). https://www.image-line.com/</w:t>
      </w:r>
    </w:p>
    <w:p w14:paraId="68218DDE" w14:textId="77777777" w:rsidR="00D6004E" w:rsidRPr="003F4553" w:rsidRDefault="00D6004E" w:rsidP="003F4553">
      <w:pPr>
        <w:pStyle w:val="ListParagraph"/>
        <w:numPr>
          <w:ilvl w:val="0"/>
          <w:numId w:val="3"/>
        </w:numPr>
        <w:spacing w:line="480" w:lineRule="auto"/>
        <w:rPr>
          <w:rFonts w:ascii="Times New Roman" w:eastAsia="Times New Roman" w:hAnsi="Times New Roman" w:cs="Times New Roman"/>
          <w:sz w:val="32"/>
          <w:szCs w:val="32"/>
          <w:lang w:val="en-US"/>
          <w:rPrChange w:id="12" w:author="Weifeng Chen" w:date="2025-10-21T13:48:00Z" w16du:dateUtc="2025-10-21T17:48:00Z">
            <w:rPr>
              <w:lang w:val="en-US"/>
            </w:rPr>
          </w:rPrChange>
        </w:rPr>
        <w:pPrChange w:id="13" w:author="Weifeng Chen" w:date="2025-10-21T13:48:00Z" w16du:dateUtc="2025-10-21T17:48:00Z">
          <w:pPr>
            <w:spacing w:line="480" w:lineRule="auto"/>
          </w:pPr>
        </w:pPrChange>
      </w:pPr>
      <w:r w:rsidRPr="003F4553">
        <w:rPr>
          <w:rFonts w:ascii="Times New Roman" w:eastAsia="Times New Roman" w:hAnsi="Times New Roman" w:cs="Times New Roman"/>
          <w:i/>
          <w:iCs/>
          <w:sz w:val="32"/>
          <w:szCs w:val="32"/>
          <w:lang w:val="en-US"/>
          <w:rPrChange w:id="14" w:author="Weifeng Chen" w:date="2025-10-21T13:48:00Z" w16du:dateUtc="2025-10-21T17:48:00Z">
            <w:rPr>
              <w:i/>
              <w:iCs/>
              <w:lang w:val="en-US"/>
            </w:rPr>
          </w:rPrChange>
        </w:rPr>
        <w:t>Creative tools for music makers | Ableton</w:t>
      </w:r>
      <w:r w:rsidRPr="003F4553">
        <w:rPr>
          <w:rFonts w:ascii="Times New Roman" w:eastAsia="Times New Roman" w:hAnsi="Times New Roman" w:cs="Times New Roman"/>
          <w:sz w:val="32"/>
          <w:szCs w:val="32"/>
          <w:lang w:val="en-US"/>
          <w:rPrChange w:id="15" w:author="Weifeng Chen" w:date="2025-10-21T13:48:00Z" w16du:dateUtc="2025-10-21T17:48:00Z">
            <w:rPr>
              <w:lang w:val="en-US"/>
            </w:rPr>
          </w:rPrChange>
        </w:rPr>
        <w:t xml:space="preserve">. (n.d.). </w:t>
      </w:r>
      <w:r>
        <w:fldChar w:fldCharType="begin"/>
      </w:r>
      <w:r>
        <w:instrText>HYPERLINK "https://www.ableton.com/en/"</w:instrText>
      </w:r>
      <w:r>
        <w:fldChar w:fldCharType="separate"/>
      </w:r>
      <w:r w:rsidRPr="003F4553">
        <w:rPr>
          <w:rStyle w:val="Hyperlink"/>
          <w:rFonts w:ascii="Times New Roman" w:eastAsia="Times New Roman" w:hAnsi="Times New Roman" w:cs="Times New Roman"/>
          <w:sz w:val="32"/>
          <w:szCs w:val="32"/>
          <w:lang w:val="en-US"/>
        </w:rPr>
        <w:t>https://www.ableton.com/en/</w:t>
      </w:r>
      <w:r>
        <w:fldChar w:fldCharType="end"/>
      </w:r>
    </w:p>
    <w:p w14:paraId="1B044317" w14:textId="38900548" w:rsidR="00AF7268" w:rsidRPr="003F4553" w:rsidRDefault="00D6004E" w:rsidP="003F4553">
      <w:pPr>
        <w:pStyle w:val="ListParagraph"/>
        <w:numPr>
          <w:ilvl w:val="0"/>
          <w:numId w:val="3"/>
        </w:numPr>
        <w:spacing w:line="480" w:lineRule="auto"/>
        <w:rPr>
          <w:rFonts w:ascii="Times New Roman" w:eastAsia="Times New Roman" w:hAnsi="Times New Roman" w:cs="Times New Roman"/>
          <w:sz w:val="32"/>
          <w:szCs w:val="32"/>
          <w:lang w:val="en-US"/>
          <w:rPrChange w:id="16" w:author="Weifeng Chen" w:date="2025-10-21T13:48:00Z" w16du:dateUtc="2025-10-21T17:48:00Z">
            <w:rPr>
              <w:lang w:val="en-US"/>
            </w:rPr>
          </w:rPrChange>
        </w:rPr>
        <w:pPrChange w:id="17" w:author="Weifeng Chen" w:date="2025-10-21T13:48:00Z" w16du:dateUtc="2025-10-21T17:48:00Z">
          <w:pPr>
            <w:spacing w:line="480" w:lineRule="auto"/>
          </w:pPr>
        </w:pPrChange>
      </w:pPr>
      <w:r w:rsidRPr="003F4553">
        <w:rPr>
          <w:rFonts w:ascii="Times New Roman" w:eastAsia="Times New Roman" w:hAnsi="Times New Roman" w:cs="Times New Roman"/>
          <w:sz w:val="32"/>
          <w:szCs w:val="32"/>
          <w:lang w:val="en-US"/>
          <w:rPrChange w:id="18" w:author="Weifeng Chen" w:date="2025-10-21T13:48:00Z" w16du:dateUtc="2025-10-21T17:48:00Z">
            <w:rPr>
              <w:lang w:val="en-US"/>
            </w:rPr>
          </w:rPrChange>
        </w:rPr>
        <w:t xml:space="preserve">javidx9. (2020, March 8). </w:t>
      </w:r>
      <w:r w:rsidRPr="003F4553">
        <w:rPr>
          <w:rFonts w:ascii="Times New Roman" w:eastAsia="Times New Roman" w:hAnsi="Times New Roman" w:cs="Times New Roman"/>
          <w:i/>
          <w:iCs/>
          <w:sz w:val="32"/>
          <w:szCs w:val="32"/>
          <w:lang w:val="en-US"/>
          <w:rPrChange w:id="19" w:author="Weifeng Chen" w:date="2025-10-21T13:48:00Z" w16du:dateUtc="2025-10-21T17:48:00Z">
            <w:rPr>
              <w:i/>
              <w:iCs/>
              <w:lang w:val="en-US"/>
            </w:rPr>
          </w:rPrChange>
        </w:rPr>
        <w:t>Programming MIDI</w:t>
      </w:r>
      <w:r w:rsidRPr="003F4553">
        <w:rPr>
          <w:rFonts w:ascii="Times New Roman" w:eastAsia="Times New Roman" w:hAnsi="Times New Roman" w:cs="Times New Roman"/>
          <w:sz w:val="32"/>
          <w:szCs w:val="32"/>
          <w:lang w:val="en-US"/>
          <w:rPrChange w:id="20" w:author="Weifeng Chen" w:date="2025-10-21T13:48:00Z" w16du:dateUtc="2025-10-21T17:48:00Z">
            <w:rPr>
              <w:lang w:val="en-US"/>
            </w:rPr>
          </w:rPrChange>
        </w:rPr>
        <w:t xml:space="preserve"> [Video]. YouTube. https://www.youtube.com/watch?v=040BKtnDdg0</w:t>
      </w:r>
    </w:p>
    <w:p w14:paraId="0D8E93EA" w14:textId="77777777" w:rsidR="00AF7268" w:rsidRDefault="00000000">
      <w:pPr>
        <w:tabs>
          <w:tab w:val="left" w:pos="2649"/>
        </w:tabs>
        <w:spacing w:line="480" w:lineRule="auto"/>
        <w:rPr>
          <w:rFonts w:ascii="Times New Roman" w:eastAsia="Times New Roman" w:hAnsi="Times New Roman" w:cs="Times New Roman"/>
          <w:sz w:val="28"/>
          <w:szCs w:val="28"/>
        </w:rPr>
      </w:pPr>
      <w:r w:rsidRPr="00C143C0">
        <w:rPr>
          <w:rFonts w:ascii="Times New Roman" w:eastAsia="Times New Roman" w:hAnsi="Times New Roman" w:cs="Times New Roman"/>
          <w:sz w:val="32"/>
          <w:szCs w:val="32"/>
        </w:rPr>
        <w:t>Appendix: Glossary</w:t>
      </w:r>
      <w:r>
        <w:rPr>
          <w:rFonts w:ascii="Times New Roman" w:eastAsia="Times New Roman" w:hAnsi="Times New Roman" w:cs="Times New Roman"/>
          <w:sz w:val="28"/>
          <w:szCs w:val="28"/>
        </w:rPr>
        <w:tab/>
      </w:r>
    </w:p>
    <w:p w14:paraId="31CD2138"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MIDI track</w:t>
      </w:r>
      <w:r>
        <w:rPr>
          <w:rFonts w:ascii="Times New Roman" w:eastAsia="Times New Roman" w:hAnsi="Times New Roman" w:cs="Times New Roman"/>
        </w:rPr>
        <w:t xml:space="preserve"> - a collection of MIDI events assigned to a single MIDI instrument that will “play” those MIDI events</w:t>
      </w:r>
    </w:p>
    <w:p w14:paraId="25803770"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Timeline</w:t>
      </w:r>
      <w:r>
        <w:rPr>
          <w:rFonts w:ascii="Times New Roman" w:eastAsia="Times New Roman" w:hAnsi="Times New Roman" w:cs="Times New Roman"/>
        </w:rPr>
        <w:t xml:space="preserve"> - An area of the UI where MIDI tracks are displayed simultaneously</w:t>
      </w:r>
    </w:p>
    <w:p w14:paraId="42DB9236"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MIDI event</w:t>
      </w:r>
      <w:r>
        <w:rPr>
          <w:rFonts w:ascii="Times New Roman" w:eastAsia="Times New Roman" w:hAnsi="Times New Roman" w:cs="Times New Roman"/>
        </w:rPr>
        <w:t xml:space="preserve"> - a section of a midi file that contains a note, the MIDI instrument that plays that note, the velocity of that note, and the amount of time between that note and the previous note</w:t>
      </w:r>
    </w:p>
    <w:p w14:paraId="7C85093D"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lastRenderedPageBreak/>
        <w:t>Time signature</w:t>
      </w:r>
      <w:r>
        <w:rPr>
          <w:rFonts w:ascii="Times New Roman" w:eastAsia="Times New Roman" w:hAnsi="Times New Roman" w:cs="Times New Roman"/>
        </w:rPr>
        <w:t xml:space="preserve"> - A fraction value that represents the number of beats in a measure (top number) and what division/subdivision the measure is counted in (bottom number). Example: The time signature 3/4 will have three beats and the length of each beat will be a quarter note. The time signature 7/8 will have seven beats and the length of each beat will be an eighth note.</w:t>
      </w:r>
    </w:p>
    <w:p w14:paraId="16C07162"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 xml:space="preserve">Velocity </w:t>
      </w:r>
      <w:r>
        <w:rPr>
          <w:rFonts w:ascii="Times New Roman" w:eastAsia="Times New Roman" w:hAnsi="Times New Roman" w:cs="Times New Roman"/>
        </w:rPr>
        <w:t>- The volume of a midi event, an integer in the range 0-127</w:t>
      </w:r>
    </w:p>
    <w:p w14:paraId="6FCA78C4"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MIDI instrument</w:t>
      </w:r>
      <w:r>
        <w:rPr>
          <w:rFonts w:ascii="Times New Roman" w:eastAsia="Times New Roman" w:hAnsi="Times New Roman" w:cs="Times New Roman"/>
        </w:rPr>
        <w:t xml:space="preserve"> - A virtual instrument that reads MIDI events and plays sounds at the pitch, velocity, and timing defined by the MIDI events using a sound type specific to the MIDI instrument</w:t>
      </w:r>
    </w:p>
    <w:p w14:paraId="4587F1F0"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MIDI peripheral</w:t>
      </w:r>
      <w:r>
        <w:rPr>
          <w:rFonts w:ascii="Times New Roman" w:eastAsia="Times New Roman" w:hAnsi="Times New Roman" w:cs="Times New Roman"/>
        </w:rPr>
        <w:t xml:space="preserve"> - A physical instrument that has digital capabilities</w:t>
      </w:r>
    </w:p>
    <w:p w14:paraId="0B594C0C"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MIDI file</w:t>
      </w:r>
      <w:r>
        <w:rPr>
          <w:rFonts w:ascii="Times New Roman" w:eastAsia="Times New Roman" w:hAnsi="Times New Roman" w:cs="Times New Roman"/>
        </w:rPr>
        <w:t xml:space="preserve"> - A file that contains one or more MIDI tracks</w:t>
      </w:r>
    </w:p>
    <w:p w14:paraId="7BC72340"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Measure</w:t>
      </w:r>
      <w:r>
        <w:rPr>
          <w:rFonts w:ascii="Times New Roman" w:eastAsia="Times New Roman" w:hAnsi="Times New Roman" w:cs="Times New Roman"/>
        </w:rPr>
        <w:t xml:space="preserve"> - A grouping of beats, of which the number of beats is defined by the time signature</w:t>
      </w:r>
    </w:p>
    <w:p w14:paraId="21A0459D"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Beat</w:t>
      </w:r>
      <w:r>
        <w:rPr>
          <w:rFonts w:ascii="Times New Roman" w:eastAsia="Times New Roman" w:hAnsi="Times New Roman" w:cs="Times New Roman"/>
        </w:rPr>
        <w:t xml:space="preserve"> - a single segment of a measure</w:t>
      </w:r>
    </w:p>
    <w:p w14:paraId="1C9B5926"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Note</w:t>
      </w:r>
      <w:r>
        <w:rPr>
          <w:rFonts w:ascii="Times New Roman" w:eastAsia="Times New Roman" w:hAnsi="Times New Roman" w:cs="Times New Roman"/>
        </w:rPr>
        <w:t xml:space="preserve"> - a sound of a certain division/subdivision that has a pitch. A note is named by its pitch. This can be any one of the following, starting from the lowest pitch to the highest pitch: C, C#/Db, D, D#/Eb, E, F, F#/Gb, G, G#/Ab, A, A#/Bb, B. This letter is followed by a number that determines the octave.</w:t>
      </w:r>
    </w:p>
    <w:p w14:paraId="0EB7DABA"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Semitone</w:t>
      </w:r>
      <w:r>
        <w:rPr>
          <w:rFonts w:ascii="Times New Roman" w:eastAsia="Times New Roman" w:hAnsi="Times New Roman" w:cs="Times New Roman"/>
        </w:rPr>
        <w:t xml:space="preserve"> - The figurative distance between two adjacent notes in terms of pitch. For example, the difference between E and F is one semitone, and the distance between G and A is two semitones as the note G#/Ab is between G and A</w:t>
      </w:r>
    </w:p>
    <w:p w14:paraId="3E4ED5D5"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Sharp</w:t>
      </w:r>
      <w:r>
        <w:rPr>
          <w:rFonts w:ascii="Times New Roman" w:eastAsia="Times New Roman" w:hAnsi="Times New Roman" w:cs="Times New Roman"/>
        </w:rPr>
        <w:t xml:space="preserve"> - a note is sharp if it is one semitone higher than the root letter. This is denoted by the # symbol. For example, a note that is one semitone higher than A would be A#</w:t>
      </w:r>
    </w:p>
    <w:p w14:paraId="716E120F"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lastRenderedPageBreak/>
        <w:t>Flat</w:t>
      </w:r>
      <w:r>
        <w:rPr>
          <w:rFonts w:ascii="Times New Roman" w:eastAsia="Times New Roman" w:hAnsi="Times New Roman" w:cs="Times New Roman"/>
        </w:rPr>
        <w:t xml:space="preserve"> - a note is flat if it is one semitone lower than the root letter. This is denoted by the letter ‘b’, lowercase is required. For example, a note that is one semitone lower than A would be Ab</w:t>
      </w:r>
    </w:p>
    <w:p w14:paraId="26B7C6CE"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Octave</w:t>
      </w:r>
      <w:r>
        <w:rPr>
          <w:rFonts w:ascii="Times New Roman" w:eastAsia="Times New Roman" w:hAnsi="Times New Roman" w:cs="Times New Roman"/>
        </w:rPr>
        <w:t xml:space="preserve"> - a grouping of one of each of the 12 notes, starting at C, that increases sequentially until it ends at B. The higher the number </w:t>
      </w:r>
      <w:proofErr w:type="gramStart"/>
      <w:r>
        <w:rPr>
          <w:rFonts w:ascii="Times New Roman" w:eastAsia="Times New Roman" w:hAnsi="Times New Roman" w:cs="Times New Roman"/>
        </w:rPr>
        <w:t>of the octave</w:t>
      </w:r>
      <w:proofErr w:type="gramEnd"/>
      <w:r>
        <w:rPr>
          <w:rFonts w:ascii="Times New Roman" w:eastAsia="Times New Roman" w:hAnsi="Times New Roman" w:cs="Times New Roman"/>
        </w:rPr>
        <w:t xml:space="preserve">, the higher the pitch of the notes in said </w:t>
      </w:r>
      <w:proofErr w:type="gramStart"/>
      <w:r>
        <w:rPr>
          <w:rFonts w:ascii="Times New Roman" w:eastAsia="Times New Roman" w:hAnsi="Times New Roman" w:cs="Times New Roman"/>
        </w:rPr>
        <w:t>octave</w:t>
      </w:r>
      <w:proofErr w:type="gramEnd"/>
      <w:r>
        <w:rPr>
          <w:rFonts w:ascii="Times New Roman" w:eastAsia="Times New Roman" w:hAnsi="Times New Roman" w:cs="Times New Roman"/>
        </w:rPr>
        <w:t xml:space="preserve"> are.</w:t>
      </w:r>
    </w:p>
    <w:p w14:paraId="7352A254"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Division/subdivision</w:t>
      </w:r>
      <w:r>
        <w:rPr>
          <w:rFonts w:ascii="Times New Roman" w:eastAsia="Times New Roman" w:hAnsi="Times New Roman" w:cs="Times New Roman"/>
        </w:rPr>
        <w:t xml:space="preserve"> - The length of a note measured in beats. This starts at a whole note (4 quarter notes), then can be divided by 2 sequentially to create shorter notes that are half the length of the next largest note. Whole note, half note, quarter note, eighth note, etc.</w:t>
      </w:r>
    </w:p>
    <w:p w14:paraId="442A5405"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Tempo</w:t>
      </w:r>
      <w:r>
        <w:rPr>
          <w:rFonts w:ascii="Times New Roman" w:eastAsia="Times New Roman" w:hAnsi="Times New Roman" w:cs="Times New Roman"/>
        </w:rPr>
        <w:t xml:space="preserve"> - The speed of the music, measured in beats per minute (BPM)</w:t>
      </w:r>
    </w:p>
    <w:p w14:paraId="26E6260D"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 xml:space="preserve">Project </w:t>
      </w:r>
      <w:r>
        <w:rPr>
          <w:rFonts w:ascii="Times New Roman" w:eastAsia="Times New Roman" w:hAnsi="Times New Roman" w:cs="Times New Roman"/>
        </w:rPr>
        <w:t>- The complete collection of MIDI files and audio files that are currently open on the timeline</w:t>
      </w:r>
    </w:p>
    <w:p w14:paraId="664E7937"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Project folder</w:t>
      </w:r>
      <w:r>
        <w:rPr>
          <w:rFonts w:ascii="Times New Roman" w:eastAsia="Times New Roman" w:hAnsi="Times New Roman" w:cs="Times New Roman"/>
        </w:rPr>
        <w:t xml:space="preserve"> - A folder that is saved onto the system in which the software is running that holds all files associated with a project</w:t>
      </w:r>
    </w:p>
    <w:p w14:paraId="6B8D3188"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 xml:space="preserve">Editor </w:t>
      </w:r>
      <w:r>
        <w:rPr>
          <w:rFonts w:ascii="Times New Roman" w:eastAsia="Times New Roman" w:hAnsi="Times New Roman" w:cs="Times New Roman"/>
        </w:rPr>
        <w:t>- A function of the program that will allow MIDI files to be edited by adding, removing, moving, and/or changing velocity of MIDI events in a track.</w:t>
      </w:r>
    </w:p>
    <w:p w14:paraId="22B22698"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 xml:space="preserve">Configuration file </w:t>
      </w:r>
      <w:r>
        <w:rPr>
          <w:rFonts w:ascii="Times New Roman" w:eastAsia="Times New Roman" w:hAnsi="Times New Roman" w:cs="Times New Roman"/>
        </w:rPr>
        <w:t xml:space="preserve">- A file containing any additional information about the project that is not included in the MIDI and audio files contained in the project folder </w:t>
      </w:r>
    </w:p>
    <w:p w14:paraId="277F562F"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 xml:space="preserve">DAW (Digital audio workstation) </w:t>
      </w:r>
      <w:r>
        <w:rPr>
          <w:rFonts w:ascii="Times New Roman" w:eastAsia="Times New Roman" w:hAnsi="Times New Roman" w:cs="Times New Roman"/>
        </w:rPr>
        <w:t>- A software that allows for the creation of digital music and audio</w:t>
      </w:r>
    </w:p>
    <w:p w14:paraId="5B1A0F0E" w14:textId="77777777" w:rsidR="00AF7268" w:rsidRPr="00C143C0" w:rsidRDefault="00000000">
      <w:pPr>
        <w:spacing w:line="480" w:lineRule="auto"/>
        <w:rPr>
          <w:rFonts w:ascii="Times New Roman" w:eastAsia="Times New Roman" w:hAnsi="Times New Roman" w:cs="Times New Roman"/>
          <w:sz w:val="32"/>
          <w:szCs w:val="32"/>
        </w:rPr>
      </w:pPr>
      <w:r w:rsidRPr="00C143C0">
        <w:rPr>
          <w:rFonts w:ascii="Times New Roman" w:eastAsia="Times New Roman" w:hAnsi="Times New Roman" w:cs="Times New Roman"/>
          <w:sz w:val="32"/>
          <w:szCs w:val="32"/>
        </w:rPr>
        <w:t>Appendix: Team Details</w:t>
      </w:r>
    </w:p>
    <w:p w14:paraId="11C07EF4"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This document was written in cooperation with all team members over the course of three weeks, it was a team effort under the leadership of Clayton Sanner. Contributors are outlined as such based on the sections they contributed to the most </w:t>
      </w:r>
    </w:p>
    <w:p w14:paraId="20D31B94" w14:textId="77777777" w:rsidR="00AF7268" w:rsidRDefault="00000000">
      <w:pPr>
        <w:numPr>
          <w:ilvl w:val="0"/>
          <w:numId w:val="2"/>
        </w:numPr>
        <w:pBdr>
          <w:top w:val="nil"/>
          <w:left w:val="nil"/>
          <w:bottom w:val="nil"/>
          <w:right w:val="nil"/>
          <w:between w:val="nil"/>
        </w:pBdr>
        <w:spacing w:after="0" w:line="480" w:lineRule="auto"/>
        <w:rPr>
          <w:color w:val="000000"/>
        </w:rPr>
      </w:pPr>
      <w:r>
        <w:rPr>
          <w:rFonts w:ascii="Times New Roman" w:eastAsia="Times New Roman" w:hAnsi="Times New Roman" w:cs="Times New Roman"/>
          <w:color w:val="000000"/>
        </w:rPr>
        <w:t>Alice Bruce was a major contributor to the “introduction”, “application domain”, and the “Testing/Revision” segments of the document</w:t>
      </w:r>
    </w:p>
    <w:p w14:paraId="5DD5B470" w14:textId="77777777" w:rsidR="00AF7268" w:rsidRDefault="00000000">
      <w:pPr>
        <w:numPr>
          <w:ilvl w:val="0"/>
          <w:numId w:val="2"/>
        </w:numPr>
        <w:pBdr>
          <w:top w:val="nil"/>
          <w:left w:val="nil"/>
          <w:bottom w:val="nil"/>
          <w:right w:val="nil"/>
          <w:between w:val="nil"/>
        </w:pBdr>
        <w:spacing w:line="480" w:lineRule="auto"/>
        <w:rPr>
          <w:color w:val="000000"/>
        </w:rPr>
      </w:pPr>
      <w:r>
        <w:rPr>
          <w:rFonts w:ascii="Times New Roman" w:eastAsia="Times New Roman" w:hAnsi="Times New Roman" w:cs="Times New Roman"/>
          <w:color w:val="000000"/>
        </w:rPr>
        <w:t>Brandon Smith was a major contributor to the “abstract”, “initial business model” and “initial requirements” segments of the document</w:t>
      </w:r>
    </w:p>
    <w:p w14:paraId="6A7804F3" w14:textId="77777777" w:rsidR="00AF7268"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All other major sections of this document were developed during formal and informal meetings where the members contributed equally. In these meeting group members would </w:t>
      </w:r>
      <w:proofErr w:type="gramStart"/>
      <w:r>
        <w:rPr>
          <w:rFonts w:ascii="Times New Roman" w:eastAsia="Times New Roman" w:hAnsi="Times New Roman" w:cs="Times New Roman"/>
        </w:rPr>
        <w:t>provide assistance to</w:t>
      </w:r>
      <w:proofErr w:type="gramEnd"/>
      <w:r>
        <w:rPr>
          <w:rFonts w:ascii="Times New Roman" w:eastAsia="Times New Roman" w:hAnsi="Times New Roman" w:cs="Times New Roman"/>
        </w:rPr>
        <w:t xml:space="preserve"> each other and constructive criticism to help with the creation of the document. Proofreading was done as a group effort to provide the most grammatically correct and soundly formatted document. Figures were also </w:t>
      </w:r>
      <w:proofErr w:type="gramStart"/>
      <w:r>
        <w:rPr>
          <w:rFonts w:ascii="Times New Roman" w:eastAsia="Times New Roman" w:hAnsi="Times New Roman" w:cs="Times New Roman"/>
        </w:rPr>
        <w:t>done</w:t>
      </w:r>
      <w:proofErr w:type="gramEnd"/>
      <w:r>
        <w:rPr>
          <w:rFonts w:ascii="Times New Roman" w:eastAsia="Times New Roman" w:hAnsi="Times New Roman" w:cs="Times New Roman"/>
        </w:rPr>
        <w:t xml:space="preserve"> as a group effort with the decision to use them being unanimous. The team also was provided with assistance from a meeting with the writing center to provide feedback. Development </w:t>
      </w:r>
      <w:proofErr w:type="gramStart"/>
      <w:r>
        <w:rPr>
          <w:rFonts w:ascii="Times New Roman" w:eastAsia="Times New Roman" w:hAnsi="Times New Roman" w:cs="Times New Roman"/>
        </w:rPr>
        <w:t>on</w:t>
      </w:r>
      <w:proofErr w:type="gramEnd"/>
      <w:r>
        <w:rPr>
          <w:rFonts w:ascii="Times New Roman" w:eastAsia="Times New Roman" w:hAnsi="Times New Roman" w:cs="Times New Roman"/>
        </w:rPr>
        <w:t xml:space="preserve"> this project and the documents that will support it will continue as was detailed throughout this document</w:t>
      </w:r>
    </w:p>
    <w:p w14:paraId="2906D248" w14:textId="05BDDF9D" w:rsidR="00282F6A" w:rsidRDefault="00000000">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Appendix: Workflow Authentication</w:t>
      </w:r>
    </w:p>
    <w:p w14:paraId="00D5A82C" w14:textId="7637A853" w:rsidR="00AF7268" w:rsidRDefault="00000000">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Clayton Sanner; Agree with the details defined in this document </w:t>
      </w:r>
      <w:r w:rsidR="001A675C">
        <w:rPr>
          <w:rFonts w:ascii="Times New Roman" w:eastAsia="Times New Roman" w:hAnsi="Times New Roman" w:cs="Times New Roman"/>
          <w:sz w:val="28"/>
          <w:szCs w:val="28"/>
        </w:rPr>
        <w:t>that as</w:t>
      </w:r>
      <w:r>
        <w:rPr>
          <w:rFonts w:ascii="Times New Roman" w:eastAsia="Times New Roman" w:hAnsi="Times New Roman" w:cs="Times New Roman"/>
          <w:sz w:val="28"/>
          <w:szCs w:val="28"/>
        </w:rPr>
        <w:t xml:space="preserve"> well as future work involving this project was done as stated </w:t>
      </w:r>
      <w:proofErr w:type="gramStart"/>
      <w:r>
        <w:rPr>
          <w:rFonts w:ascii="Times New Roman" w:eastAsia="Times New Roman" w:hAnsi="Times New Roman" w:cs="Times New Roman"/>
          <w:sz w:val="28"/>
          <w:szCs w:val="28"/>
        </w:rPr>
        <w:t>per</w:t>
      </w:r>
      <w:proofErr w:type="gramEnd"/>
      <w:r>
        <w:rPr>
          <w:rFonts w:ascii="Times New Roman" w:eastAsia="Times New Roman" w:hAnsi="Times New Roman" w:cs="Times New Roman"/>
          <w:sz w:val="28"/>
          <w:szCs w:val="28"/>
        </w:rPr>
        <w:t xml:space="preserve"> the description of this document</w:t>
      </w:r>
    </w:p>
    <w:p w14:paraId="20D2C0F0" w14:textId="1BF8CECB" w:rsidR="00282F6A" w:rsidRDefault="00000000">
      <w:pPr>
        <w:spacing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Signatur</w:t>
      </w:r>
      <w:r w:rsidR="00282F6A">
        <w:rPr>
          <w:rFonts w:ascii="Times New Roman" w:eastAsia="Times New Roman" w:hAnsi="Times New Roman" w:cs="Times New Roman"/>
          <w:b/>
          <w:sz w:val="28"/>
          <w:szCs w:val="28"/>
        </w:rPr>
        <w:t>e</w:t>
      </w:r>
      <w:r w:rsidR="00282F6A">
        <w:rPr>
          <w:rFonts w:ascii="Times New Roman" w:eastAsia="Times New Roman" w:hAnsi="Times New Roman" w:cs="Times New Roman"/>
          <w:b/>
          <w:noProof/>
          <w:sz w:val="28"/>
          <w:szCs w:val="28"/>
        </w:rPr>
        <w:drawing>
          <wp:inline distT="0" distB="0" distL="0" distR="0" wp14:anchorId="7086BD16" wp14:editId="32BB67CF">
            <wp:extent cx="2888166" cy="1224009"/>
            <wp:effectExtent l="0" t="0" r="7620" b="0"/>
            <wp:docPr id="110031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35220" cy="1286331"/>
                    </a:xfrm>
                    <a:prstGeom prst="rect">
                      <a:avLst/>
                    </a:prstGeom>
                    <a:noFill/>
                    <a:ln>
                      <a:noFill/>
                    </a:ln>
                  </pic:spPr>
                </pic:pic>
              </a:graphicData>
            </a:graphic>
          </wp:inline>
        </w:drawing>
      </w:r>
      <w:r w:rsidR="00282F6A">
        <w:rPr>
          <w:rFonts w:ascii="Times New Roman" w:eastAsia="Times New Roman" w:hAnsi="Times New Roman" w:cs="Times New Roman"/>
          <w:b/>
          <w:sz w:val="28"/>
          <w:szCs w:val="28"/>
        </w:rPr>
        <w:t>10/17/2025</w:t>
      </w:r>
    </w:p>
    <w:p w14:paraId="0820492B" w14:textId="7AEF6A03" w:rsidR="00AF7268" w:rsidRDefault="00000000">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Brandon Smith; Agree with the details defined in this document </w:t>
      </w:r>
      <w:r w:rsidR="001A675C">
        <w:rPr>
          <w:rFonts w:ascii="Times New Roman" w:eastAsia="Times New Roman" w:hAnsi="Times New Roman" w:cs="Times New Roman"/>
          <w:sz w:val="28"/>
          <w:szCs w:val="28"/>
        </w:rPr>
        <w:t>that as</w:t>
      </w:r>
      <w:r>
        <w:rPr>
          <w:rFonts w:ascii="Times New Roman" w:eastAsia="Times New Roman" w:hAnsi="Times New Roman" w:cs="Times New Roman"/>
          <w:sz w:val="28"/>
          <w:szCs w:val="28"/>
        </w:rPr>
        <w:t xml:space="preserve"> well as future work involving this project was done as stated </w:t>
      </w:r>
      <w:proofErr w:type="gramStart"/>
      <w:r>
        <w:rPr>
          <w:rFonts w:ascii="Times New Roman" w:eastAsia="Times New Roman" w:hAnsi="Times New Roman" w:cs="Times New Roman"/>
          <w:sz w:val="28"/>
          <w:szCs w:val="28"/>
        </w:rPr>
        <w:t>per</w:t>
      </w:r>
      <w:proofErr w:type="gramEnd"/>
      <w:r>
        <w:rPr>
          <w:rFonts w:ascii="Times New Roman" w:eastAsia="Times New Roman" w:hAnsi="Times New Roman" w:cs="Times New Roman"/>
          <w:sz w:val="28"/>
          <w:szCs w:val="28"/>
        </w:rPr>
        <w:t xml:space="preserve"> the description of this document</w:t>
      </w:r>
    </w:p>
    <w:p w14:paraId="378DCA96" w14:textId="4491470A" w:rsidR="00282F6A" w:rsidRDefault="00000000">
      <w:pPr>
        <w:spacing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Signature</w:t>
      </w:r>
      <w:r w:rsidR="00282F6A">
        <w:rPr>
          <w:rFonts w:ascii="Times New Roman" w:eastAsia="Times New Roman" w:hAnsi="Times New Roman" w:cs="Times New Roman"/>
          <w:b/>
          <w:noProof/>
          <w:sz w:val="28"/>
          <w:szCs w:val="28"/>
        </w:rPr>
        <w:drawing>
          <wp:inline distT="0" distB="0" distL="0" distR="0" wp14:anchorId="7C56D14A" wp14:editId="36C806D8">
            <wp:extent cx="3367668" cy="1299561"/>
            <wp:effectExtent l="0" t="0" r="4445" b="0"/>
            <wp:docPr id="1762308609" name="Picture 2"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08609" name="Picture 2" descr="A close up of a sign&#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98130" cy="1311316"/>
                    </a:xfrm>
                    <a:prstGeom prst="rect">
                      <a:avLst/>
                    </a:prstGeom>
                    <a:noFill/>
                    <a:ln>
                      <a:noFill/>
                    </a:ln>
                  </pic:spPr>
                </pic:pic>
              </a:graphicData>
            </a:graphic>
          </wp:inline>
        </w:drawing>
      </w:r>
      <w:r w:rsidR="00282F6A">
        <w:rPr>
          <w:rFonts w:ascii="Times New Roman" w:eastAsia="Times New Roman" w:hAnsi="Times New Roman" w:cs="Times New Roman"/>
          <w:b/>
          <w:sz w:val="28"/>
          <w:szCs w:val="28"/>
        </w:rPr>
        <w:t>10/17/2025</w:t>
      </w:r>
    </w:p>
    <w:p w14:paraId="7801D455" w14:textId="49BF41C9" w:rsidR="00AF7268" w:rsidRDefault="00000000">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Alice Bruce; Agree with the details defined in this document </w:t>
      </w:r>
      <w:r w:rsidR="001A675C">
        <w:rPr>
          <w:rFonts w:ascii="Times New Roman" w:eastAsia="Times New Roman" w:hAnsi="Times New Roman" w:cs="Times New Roman"/>
          <w:sz w:val="28"/>
          <w:szCs w:val="28"/>
        </w:rPr>
        <w:t>that as</w:t>
      </w:r>
      <w:r>
        <w:rPr>
          <w:rFonts w:ascii="Times New Roman" w:eastAsia="Times New Roman" w:hAnsi="Times New Roman" w:cs="Times New Roman"/>
          <w:sz w:val="28"/>
          <w:szCs w:val="28"/>
        </w:rPr>
        <w:t xml:space="preserve"> well as future work involving this project was done as stated per the description of this document</w:t>
      </w:r>
    </w:p>
    <w:p w14:paraId="019994C4" w14:textId="38FF5761" w:rsidR="00AF7268" w:rsidRDefault="00000000">
      <w:pPr>
        <w:spacing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Signature</w:t>
      </w:r>
      <w:r w:rsidR="00282F6A">
        <w:rPr>
          <w:rFonts w:ascii="Times New Roman" w:eastAsia="Times New Roman" w:hAnsi="Times New Roman" w:cs="Times New Roman"/>
          <w:b/>
          <w:noProof/>
          <w:sz w:val="28"/>
          <w:szCs w:val="28"/>
        </w:rPr>
        <w:drawing>
          <wp:inline distT="0" distB="0" distL="0" distR="0" wp14:anchorId="12E0FEA0" wp14:editId="1EC2FA0C">
            <wp:extent cx="4148254" cy="1130576"/>
            <wp:effectExtent l="0" t="0" r="5080" b="0"/>
            <wp:docPr id="1113783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64707" cy="1135060"/>
                    </a:xfrm>
                    <a:prstGeom prst="rect">
                      <a:avLst/>
                    </a:prstGeom>
                    <a:noFill/>
                    <a:ln>
                      <a:noFill/>
                    </a:ln>
                  </pic:spPr>
                </pic:pic>
              </a:graphicData>
            </a:graphic>
          </wp:inline>
        </w:drawing>
      </w:r>
      <w:r w:rsidR="00282F6A">
        <w:rPr>
          <w:rFonts w:ascii="Times New Roman" w:eastAsia="Times New Roman" w:hAnsi="Times New Roman" w:cs="Times New Roman"/>
          <w:b/>
          <w:sz w:val="28"/>
          <w:szCs w:val="28"/>
        </w:rPr>
        <w:t>10/17/2025</w:t>
      </w:r>
    </w:p>
    <w:p w14:paraId="7BECD4E1" w14:textId="77777777" w:rsidR="00AF7268" w:rsidRDefault="00AF7268">
      <w:pPr>
        <w:spacing w:line="480" w:lineRule="auto"/>
        <w:rPr>
          <w:rFonts w:ascii="Times New Roman" w:eastAsia="Times New Roman" w:hAnsi="Times New Roman" w:cs="Times New Roman"/>
          <w:b/>
          <w:sz w:val="28"/>
          <w:szCs w:val="28"/>
        </w:rPr>
      </w:pPr>
    </w:p>
    <w:p w14:paraId="47AFA5FD" w14:textId="77777777" w:rsidR="00AF7268" w:rsidRPr="00C143C0" w:rsidRDefault="00000000">
      <w:pPr>
        <w:spacing w:line="480" w:lineRule="auto"/>
        <w:rPr>
          <w:rFonts w:ascii="Times New Roman" w:eastAsia="Times New Roman" w:hAnsi="Times New Roman" w:cs="Times New Roman"/>
          <w:sz w:val="32"/>
          <w:szCs w:val="32"/>
        </w:rPr>
      </w:pPr>
      <w:r w:rsidRPr="00C143C0">
        <w:rPr>
          <w:rFonts w:ascii="Times New Roman" w:eastAsia="Times New Roman" w:hAnsi="Times New Roman" w:cs="Times New Roman"/>
          <w:sz w:val="32"/>
          <w:szCs w:val="32"/>
        </w:rPr>
        <w:t>Appendix: Report from Writing Center</w:t>
      </w:r>
    </w:p>
    <w:p w14:paraId="387FAFA8" w14:textId="65B9C2F5" w:rsidR="00AF7268" w:rsidRDefault="00A7232B">
      <w:pPr>
        <w:spacing w:line="48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The overall paper seems to be fine. I found no glaring issues that I haven’t been told would be </w:t>
      </w:r>
      <w:proofErr w:type="gramStart"/>
      <w:r>
        <w:rPr>
          <w:rFonts w:ascii="Times New Roman" w:eastAsia="Times New Roman" w:hAnsi="Times New Roman" w:cs="Times New Roman"/>
          <w:sz w:val="32"/>
          <w:szCs w:val="32"/>
        </w:rPr>
        <w:t>fixed, and</w:t>
      </w:r>
      <w:proofErr w:type="gramEnd"/>
      <w:r>
        <w:rPr>
          <w:rFonts w:ascii="Times New Roman" w:eastAsia="Times New Roman" w:hAnsi="Times New Roman" w:cs="Times New Roman"/>
          <w:sz w:val="32"/>
          <w:szCs w:val="32"/>
        </w:rPr>
        <w:t xml:space="preserve"> otherwise found this to be as good spelling and formatting wise as I could.</w:t>
      </w:r>
    </w:p>
    <w:p w14:paraId="1C310926" w14:textId="6DD63D88" w:rsidR="00A7232B" w:rsidRDefault="00A7232B" w:rsidP="00A7232B">
      <w:pPr>
        <w:spacing w:line="480" w:lineRule="auto"/>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-Foundry Writing Center Consultant</w:t>
      </w:r>
    </w:p>
    <w:p w14:paraId="15828438" w14:textId="77777777" w:rsidR="00AF7268" w:rsidRDefault="00AF7268">
      <w:pPr>
        <w:spacing w:line="480" w:lineRule="auto"/>
        <w:rPr>
          <w:rFonts w:ascii="Times New Roman" w:eastAsia="Times New Roman" w:hAnsi="Times New Roman" w:cs="Times New Roman"/>
          <w:sz w:val="32"/>
          <w:szCs w:val="32"/>
        </w:rPr>
      </w:pPr>
    </w:p>
    <w:p w14:paraId="4B17170F" w14:textId="77777777" w:rsidR="00AF7268" w:rsidRDefault="00AF7268">
      <w:pPr>
        <w:spacing w:line="480" w:lineRule="auto"/>
        <w:rPr>
          <w:rFonts w:ascii="Times New Roman" w:eastAsia="Times New Roman" w:hAnsi="Times New Roman" w:cs="Times New Roman"/>
          <w:sz w:val="32"/>
          <w:szCs w:val="32"/>
        </w:rPr>
      </w:pPr>
    </w:p>
    <w:p w14:paraId="4FDC7590" w14:textId="77777777" w:rsidR="00AF7268" w:rsidRDefault="00AF7268">
      <w:pPr>
        <w:spacing w:line="480" w:lineRule="auto"/>
        <w:rPr>
          <w:rFonts w:ascii="Times New Roman" w:eastAsia="Times New Roman" w:hAnsi="Times New Roman" w:cs="Times New Roman"/>
          <w:sz w:val="32"/>
          <w:szCs w:val="32"/>
        </w:rPr>
      </w:pPr>
    </w:p>
    <w:sectPr w:rsidR="00AF7268">
      <w:headerReference w:type="default" r:id="rId17"/>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eifeng Chen" w:date="2025-10-21T13:51:00Z" w:initials="WC">
    <w:p w14:paraId="29BD1037" w14:textId="77777777" w:rsidR="00A34CC5" w:rsidRDefault="00A34CC5" w:rsidP="00A34CC5">
      <w:pPr>
        <w:pStyle w:val="CommentText"/>
      </w:pPr>
      <w:r>
        <w:rPr>
          <w:rStyle w:val="CommentReference"/>
        </w:rPr>
        <w:annotationRef/>
      </w:r>
      <w:r>
        <w:t>Add your team members’ names on title page too.</w:t>
      </w:r>
    </w:p>
  </w:comment>
  <w:comment w:id="2" w:author="Weifeng Chen" w:date="2025-10-21T13:43:00Z" w:initials="WC">
    <w:p w14:paraId="2F0A44CC" w14:textId="1CCBAC22" w:rsidR="00EB61D0" w:rsidRDefault="00EB61D0" w:rsidP="00EB61D0">
      <w:pPr>
        <w:pStyle w:val="CommentText"/>
      </w:pPr>
      <w:r>
        <w:rPr>
          <w:rStyle w:val="CommentReference"/>
        </w:rPr>
        <w:annotationRef/>
      </w:r>
      <w:r>
        <w:t>Nice feature.</w:t>
      </w:r>
    </w:p>
  </w:comment>
  <w:comment w:id="4" w:author="Weifeng Chen" w:date="2025-10-21T13:43:00Z" w:initials="WC">
    <w:p w14:paraId="452D51DC" w14:textId="21B0065C" w:rsidR="00EB61D0" w:rsidRDefault="00EB61D0" w:rsidP="00EB61D0">
      <w:pPr>
        <w:pStyle w:val="CommentText"/>
      </w:pPr>
      <w:r>
        <w:rPr>
          <w:rStyle w:val="CommentReference"/>
        </w:rPr>
        <w:annotationRef/>
      </w:r>
      <w:r>
        <w:t>Each user case models an interaction. You mentioned the “hover over” mouse in “Objectives”. That is one kind of interaction that is missed.</w:t>
      </w:r>
    </w:p>
  </w:comment>
  <w:comment w:id="3" w:author="Weifeng Chen" w:date="2025-10-21T13:41:00Z" w:initials="WC">
    <w:p w14:paraId="0A7C2F44" w14:textId="77777777" w:rsidR="00C528B6" w:rsidRDefault="000A1259" w:rsidP="00C528B6">
      <w:pPr>
        <w:pStyle w:val="CommentText"/>
      </w:pPr>
      <w:r>
        <w:rPr>
          <w:rStyle w:val="CommentReference"/>
        </w:rPr>
        <w:annotationRef/>
      </w:r>
      <w:r w:rsidR="00C528B6">
        <w:t>All user-case names should begin with a verb. Lines with white triangle not right. You should have a separate user case “play or use (e.g., export) audio” for the “consumer”.</w:t>
      </w:r>
    </w:p>
  </w:comment>
  <w:comment w:id="5" w:author="Weifeng Chen" w:date="2025-10-21T13:47:00Z" w:initials="WC">
    <w:p w14:paraId="117A20F1" w14:textId="77777777" w:rsidR="00C528B6" w:rsidRDefault="00C528B6" w:rsidP="00C528B6">
      <w:pPr>
        <w:pStyle w:val="CommentText"/>
      </w:pPr>
      <w:r>
        <w:rPr>
          <w:rStyle w:val="CommentReference"/>
        </w:rPr>
        <w:annotationRef/>
      </w:r>
      <w:r>
        <w:t>Font format should be consistent here.</w:t>
      </w:r>
    </w:p>
  </w:comment>
  <w:comment w:id="8" w:author="Weifeng Chen" w:date="2025-10-21T13:48:00Z" w:initials="WC">
    <w:p w14:paraId="4CA390FD" w14:textId="77777777" w:rsidR="003F4553" w:rsidRDefault="003F4553" w:rsidP="003F4553">
      <w:pPr>
        <w:pStyle w:val="CommentText"/>
      </w:pPr>
      <w:r>
        <w:rPr>
          <w:rStyle w:val="CommentReference"/>
        </w:rPr>
        <w:annotationRef/>
      </w:r>
      <w:r>
        <w:t>References should be in a list format.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BD1037" w15:done="0"/>
  <w15:commentEx w15:paraId="2F0A44CC" w15:done="0"/>
  <w15:commentEx w15:paraId="452D51DC" w15:done="0"/>
  <w15:commentEx w15:paraId="0A7C2F44" w15:done="0"/>
  <w15:commentEx w15:paraId="117A20F1" w15:done="0"/>
  <w15:commentEx w15:paraId="4CA390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C7D0BC" w16cex:dateUtc="2025-10-21T17:51:00Z"/>
  <w16cex:commentExtensible w16cex:durableId="633010F0" w16cex:dateUtc="2025-10-21T17:43:00Z"/>
  <w16cex:commentExtensible w16cex:durableId="4D60318C" w16cex:dateUtc="2025-10-21T17:43:00Z"/>
  <w16cex:commentExtensible w16cex:durableId="35F7DD04" w16cex:dateUtc="2025-10-21T17:41:00Z"/>
  <w16cex:commentExtensible w16cex:durableId="399F30B1" w16cex:dateUtc="2025-10-21T17:47:00Z"/>
  <w16cex:commentExtensible w16cex:durableId="678A3C52" w16cex:dateUtc="2025-10-21T1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BD1037" w16cid:durableId="6AC7D0BC"/>
  <w16cid:commentId w16cid:paraId="2F0A44CC" w16cid:durableId="633010F0"/>
  <w16cid:commentId w16cid:paraId="452D51DC" w16cid:durableId="4D60318C"/>
  <w16cid:commentId w16cid:paraId="0A7C2F44" w16cid:durableId="35F7DD04"/>
  <w16cid:commentId w16cid:paraId="117A20F1" w16cid:durableId="399F30B1"/>
  <w16cid:commentId w16cid:paraId="4CA390FD" w16cid:durableId="678A3C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39D25" w14:textId="77777777" w:rsidR="00031147" w:rsidRDefault="00031147">
      <w:pPr>
        <w:spacing w:after="0" w:line="240" w:lineRule="auto"/>
      </w:pPr>
      <w:r>
        <w:separator/>
      </w:r>
    </w:p>
  </w:endnote>
  <w:endnote w:type="continuationSeparator" w:id="0">
    <w:p w14:paraId="2E5BF561" w14:textId="77777777" w:rsidR="00031147" w:rsidRDefault="00031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D487DA8B-92D8-4EF6-8C66-AD00A52954A1}"/>
  </w:font>
  <w:font w:name="Aptos">
    <w:charset w:val="00"/>
    <w:family w:val="swiss"/>
    <w:pitch w:val="variable"/>
    <w:sig w:usb0="20000287" w:usb1="00000003" w:usb2="00000000" w:usb3="00000000" w:csb0="0000019F" w:csb1="00000000"/>
    <w:embedRegular r:id="rId2" w:fontKey="{46F0910C-E812-4C9F-955E-01CDA62C81E7}"/>
    <w:embedBold r:id="rId3" w:fontKey="{831184DE-4032-4BCB-B7B0-5A5A10A12D82}"/>
    <w:embedItalic r:id="rId4" w:fontKey="{BAB6C4F5-2B85-4578-AC76-593A12F5BD7F}"/>
  </w:font>
  <w:font w:name="Play">
    <w:charset w:val="00"/>
    <w:family w:val="auto"/>
    <w:pitch w:val="default"/>
    <w:embedRegular r:id="rId5" w:fontKey="{EFF749B6-6D9A-46F2-9C6F-410B2D6D376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4C7C85A2-3F2C-443B-9211-1AD2D5EC6D58}"/>
  </w:font>
  <w:font w:name="Cambria">
    <w:panose1 w:val="02040503050406030204"/>
    <w:charset w:val="00"/>
    <w:family w:val="roman"/>
    <w:pitch w:val="variable"/>
    <w:sig w:usb0="E00006FF" w:usb1="420024FF" w:usb2="02000000" w:usb3="00000000" w:csb0="0000019F" w:csb1="00000000"/>
    <w:embedRegular r:id="rId7" w:fontKey="{EAC318F7-BD6B-48C6-9D85-70457F2EA9E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58F69" w14:textId="77777777" w:rsidR="00031147" w:rsidRDefault="00031147">
      <w:pPr>
        <w:spacing w:after="0" w:line="240" w:lineRule="auto"/>
      </w:pPr>
      <w:r>
        <w:separator/>
      </w:r>
    </w:p>
  </w:footnote>
  <w:footnote w:type="continuationSeparator" w:id="0">
    <w:p w14:paraId="487484CF" w14:textId="77777777" w:rsidR="00031147" w:rsidRDefault="000311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284C3" w14:textId="77777777" w:rsidR="00AF726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6004E">
      <w:rPr>
        <w:noProof/>
        <w:color w:val="000000"/>
      </w:rPr>
      <w:t>1</w:t>
    </w:r>
    <w:r>
      <w:rPr>
        <w:color w:val="000000"/>
      </w:rPr>
      <w:fldChar w:fldCharType="end"/>
    </w:r>
  </w:p>
  <w:p w14:paraId="0F3BD9CD" w14:textId="77777777" w:rsidR="00AF7268"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Digital Audio Workstation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3577"/>
    <w:multiLevelType w:val="multilevel"/>
    <w:tmpl w:val="C69AA478"/>
    <w:lvl w:ilvl="0">
      <w:start w:val="1"/>
      <w:numFmt w:val="upperRoman"/>
      <w:lvlText w:val="%1."/>
      <w:lvlJc w:val="righ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 w15:restartNumberingAfterBreak="0">
    <w:nsid w:val="1C731F0A"/>
    <w:multiLevelType w:val="hybridMultilevel"/>
    <w:tmpl w:val="D06AF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1168D4"/>
    <w:multiLevelType w:val="multilevel"/>
    <w:tmpl w:val="C428E2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35870193">
    <w:abstractNumId w:val="0"/>
  </w:num>
  <w:num w:numId="2" w16cid:durableId="737166901">
    <w:abstractNumId w:val="2"/>
  </w:num>
  <w:num w:numId="3" w16cid:durableId="112704793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ifeng Chen">
    <w15:presenceInfo w15:providerId="AD" w15:userId="S::chen@pennwest.edu::1d28aa69-8549-4459-8cd6-0b7d0bf49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268"/>
    <w:rsid w:val="00031147"/>
    <w:rsid w:val="000A1259"/>
    <w:rsid w:val="00144DF6"/>
    <w:rsid w:val="00177992"/>
    <w:rsid w:val="001832C6"/>
    <w:rsid w:val="001A675C"/>
    <w:rsid w:val="0022130F"/>
    <w:rsid w:val="00235A6B"/>
    <w:rsid w:val="002413B9"/>
    <w:rsid w:val="00282F6A"/>
    <w:rsid w:val="002F12B9"/>
    <w:rsid w:val="002F48E5"/>
    <w:rsid w:val="002F7BA5"/>
    <w:rsid w:val="0030320A"/>
    <w:rsid w:val="003F4553"/>
    <w:rsid w:val="00492FB6"/>
    <w:rsid w:val="004E4C03"/>
    <w:rsid w:val="005167AC"/>
    <w:rsid w:val="005C78C4"/>
    <w:rsid w:val="005F3265"/>
    <w:rsid w:val="00842EB3"/>
    <w:rsid w:val="00885BCD"/>
    <w:rsid w:val="009436EA"/>
    <w:rsid w:val="009773F2"/>
    <w:rsid w:val="009A2745"/>
    <w:rsid w:val="009D5EB7"/>
    <w:rsid w:val="00A020EE"/>
    <w:rsid w:val="00A34CC5"/>
    <w:rsid w:val="00A41697"/>
    <w:rsid w:val="00A7232B"/>
    <w:rsid w:val="00AF7268"/>
    <w:rsid w:val="00C143C0"/>
    <w:rsid w:val="00C528B6"/>
    <w:rsid w:val="00D6004E"/>
    <w:rsid w:val="00D94358"/>
    <w:rsid w:val="00DA1960"/>
    <w:rsid w:val="00EB61D0"/>
    <w:rsid w:val="00F707B1"/>
    <w:rsid w:val="00F76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DD6CD"/>
  <w15:docId w15:val="{6FB17733-C856-446C-9E3C-EFB40111F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rPr>
      <w:color w:val="595959"/>
      <w:sz w:val="28"/>
      <w:szCs w:val="28"/>
    </w:r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D6004E"/>
    <w:rPr>
      <w:color w:val="0000FF" w:themeColor="hyperlink"/>
      <w:u w:val="single"/>
    </w:rPr>
  </w:style>
  <w:style w:type="paragraph" w:styleId="Revision">
    <w:name w:val="Revision"/>
    <w:hidden/>
    <w:uiPriority w:val="99"/>
    <w:semiHidden/>
    <w:rsid w:val="009436EA"/>
    <w:pPr>
      <w:spacing w:after="0" w:line="240" w:lineRule="auto"/>
    </w:pPr>
  </w:style>
  <w:style w:type="character" w:styleId="CommentReference">
    <w:name w:val="annotation reference"/>
    <w:basedOn w:val="DefaultParagraphFont"/>
    <w:uiPriority w:val="99"/>
    <w:semiHidden/>
    <w:unhideWhenUsed/>
    <w:rsid w:val="009A2745"/>
    <w:rPr>
      <w:sz w:val="16"/>
      <w:szCs w:val="16"/>
    </w:rPr>
  </w:style>
  <w:style w:type="paragraph" w:styleId="CommentText">
    <w:name w:val="annotation text"/>
    <w:basedOn w:val="Normal"/>
    <w:link w:val="CommentTextChar"/>
    <w:uiPriority w:val="99"/>
    <w:unhideWhenUsed/>
    <w:rsid w:val="009A2745"/>
    <w:pPr>
      <w:spacing w:line="240" w:lineRule="auto"/>
    </w:pPr>
    <w:rPr>
      <w:sz w:val="20"/>
      <w:szCs w:val="20"/>
    </w:rPr>
  </w:style>
  <w:style w:type="character" w:customStyle="1" w:styleId="CommentTextChar">
    <w:name w:val="Comment Text Char"/>
    <w:basedOn w:val="DefaultParagraphFont"/>
    <w:link w:val="CommentText"/>
    <w:uiPriority w:val="99"/>
    <w:rsid w:val="009A2745"/>
    <w:rPr>
      <w:sz w:val="20"/>
      <w:szCs w:val="20"/>
    </w:rPr>
  </w:style>
  <w:style w:type="paragraph" w:styleId="CommentSubject">
    <w:name w:val="annotation subject"/>
    <w:basedOn w:val="CommentText"/>
    <w:next w:val="CommentText"/>
    <w:link w:val="CommentSubjectChar"/>
    <w:uiPriority w:val="99"/>
    <w:semiHidden/>
    <w:unhideWhenUsed/>
    <w:rsid w:val="009A2745"/>
    <w:rPr>
      <w:b/>
      <w:bCs/>
    </w:rPr>
  </w:style>
  <w:style w:type="character" w:customStyle="1" w:styleId="CommentSubjectChar">
    <w:name w:val="Comment Subject Char"/>
    <w:basedOn w:val="CommentTextChar"/>
    <w:link w:val="CommentSubject"/>
    <w:uiPriority w:val="99"/>
    <w:semiHidden/>
    <w:rsid w:val="009A2745"/>
    <w:rPr>
      <w:b/>
      <w:bCs/>
      <w:sz w:val="20"/>
      <w:szCs w:val="20"/>
    </w:rPr>
  </w:style>
  <w:style w:type="paragraph" w:styleId="ListParagraph">
    <w:name w:val="List Paragraph"/>
    <w:basedOn w:val="Normal"/>
    <w:uiPriority w:val="34"/>
    <w:qFormat/>
    <w:rsid w:val="003F45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3.jpe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jWnR3PaJdT9KZSp4h+mTiL94Gw==">CgMxLjA4AHIhMS10QzhJb0t0ZUNoaDJvQ05BeGcwSWRfVkJXY1k0eHNP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A6BCD5-6C61-4DAC-B6AF-3DB7AD3FA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19</Pages>
  <Words>2828</Words>
  <Characters>18073</Characters>
  <Application>Microsoft Office Word</Application>
  <DocSecurity>0</DocSecurity>
  <Lines>368</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Weifeng Chen</cp:lastModifiedBy>
  <cp:revision>17</cp:revision>
  <dcterms:created xsi:type="dcterms:W3CDTF">2025-10-17T18:30:00Z</dcterms:created>
  <dcterms:modified xsi:type="dcterms:W3CDTF">2025-10-22T02:53:00Z</dcterms:modified>
</cp:coreProperties>
</file>